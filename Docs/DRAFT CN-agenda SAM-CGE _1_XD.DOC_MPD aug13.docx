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66224" w14:textId="34670835" w:rsidR="00E84629" w:rsidRPr="009C0241" w:rsidRDefault="00E84629" w:rsidP="009C0241">
      <w:pPr>
        <w:jc w:val="center"/>
        <w:rPr>
          <w:rFonts w:asciiTheme="majorBidi" w:hAnsiTheme="majorBidi" w:cstheme="majorBidi"/>
          <w:b/>
          <w:iCs/>
          <w:caps/>
          <w:color w:val="385623" w:themeColor="accent6" w:themeShade="80"/>
          <w:sz w:val="20"/>
          <w:szCs w:val="20"/>
        </w:rPr>
      </w:pPr>
      <w:r w:rsidRPr="009C0241">
        <w:rPr>
          <w:rFonts w:asciiTheme="majorBidi" w:hAnsiTheme="majorBidi" w:cstheme="majorBidi"/>
          <w:b/>
          <w:iCs/>
          <w:caps/>
          <w:color w:val="385623" w:themeColor="accent6" w:themeShade="80"/>
          <w:sz w:val="20"/>
          <w:szCs w:val="20"/>
        </w:rPr>
        <w:t>SUPPORT BY IFPRI FOR</w:t>
      </w:r>
    </w:p>
    <w:p w14:paraId="4486A833" w14:textId="31922351" w:rsidR="009C0241" w:rsidRPr="009C0241" w:rsidRDefault="00E84629" w:rsidP="009C0241">
      <w:pPr>
        <w:jc w:val="center"/>
        <w:rPr>
          <w:rFonts w:asciiTheme="majorBidi" w:hAnsiTheme="majorBidi" w:cstheme="majorBidi"/>
          <w:b/>
          <w:iCs/>
          <w:caps/>
          <w:color w:val="385623" w:themeColor="accent6" w:themeShade="80"/>
          <w:sz w:val="24"/>
          <w:szCs w:val="24"/>
        </w:rPr>
      </w:pPr>
      <w:r w:rsidRPr="009C0241">
        <w:rPr>
          <w:rFonts w:asciiTheme="majorBidi" w:hAnsiTheme="majorBidi" w:cstheme="majorBidi"/>
          <w:b/>
          <w:iCs/>
          <w:caps/>
          <w:color w:val="385623" w:themeColor="accent6" w:themeShade="80"/>
          <w:sz w:val="24"/>
          <w:szCs w:val="24"/>
        </w:rPr>
        <w:t xml:space="preserve">fURTHER DEVELOPMENT </w:t>
      </w:r>
      <w:r w:rsidR="009C0241" w:rsidRPr="009C0241">
        <w:rPr>
          <w:rFonts w:asciiTheme="majorBidi" w:hAnsiTheme="majorBidi" w:cstheme="majorBidi"/>
          <w:b/>
          <w:iCs/>
          <w:caps/>
          <w:color w:val="385623" w:themeColor="accent6" w:themeShade="80"/>
          <w:sz w:val="24"/>
          <w:szCs w:val="24"/>
        </w:rPr>
        <w:t>&amp;</w:t>
      </w:r>
      <w:r w:rsidRPr="009C0241">
        <w:rPr>
          <w:rFonts w:asciiTheme="majorBidi" w:hAnsiTheme="majorBidi" w:cstheme="majorBidi"/>
          <w:b/>
          <w:iCs/>
          <w:caps/>
          <w:color w:val="385623" w:themeColor="accent6" w:themeShade="80"/>
          <w:sz w:val="24"/>
          <w:szCs w:val="24"/>
        </w:rPr>
        <w:t xml:space="preserve"> TRAINING </w:t>
      </w:r>
      <w:r w:rsidR="00041B08">
        <w:rPr>
          <w:rFonts w:asciiTheme="majorBidi" w:hAnsiTheme="majorBidi" w:cstheme="majorBidi"/>
          <w:b/>
          <w:iCs/>
          <w:color w:val="385623" w:themeColor="accent6" w:themeShade="80"/>
          <w:sz w:val="24"/>
          <w:szCs w:val="24"/>
        </w:rPr>
        <w:t>in</w:t>
      </w:r>
      <w:r w:rsidRPr="009C0241">
        <w:rPr>
          <w:rFonts w:asciiTheme="majorBidi" w:hAnsiTheme="majorBidi" w:cstheme="majorBidi"/>
          <w:b/>
          <w:iCs/>
          <w:caps/>
          <w:color w:val="385623" w:themeColor="accent6" w:themeShade="80"/>
          <w:sz w:val="24"/>
          <w:szCs w:val="24"/>
        </w:rPr>
        <w:t xml:space="preserve"> minecofin-OCE</w:t>
      </w:r>
      <w:r w:rsidR="009C0241" w:rsidRPr="009C0241">
        <w:rPr>
          <w:rFonts w:asciiTheme="majorBidi" w:hAnsiTheme="majorBidi" w:cstheme="majorBidi"/>
          <w:b/>
          <w:iCs/>
          <w:caps/>
          <w:color w:val="385623" w:themeColor="accent6" w:themeShade="80"/>
          <w:sz w:val="24"/>
          <w:szCs w:val="24"/>
        </w:rPr>
        <w:t xml:space="preserve"> </w:t>
      </w:r>
      <w:r w:rsidRPr="009C0241">
        <w:rPr>
          <w:rFonts w:asciiTheme="majorBidi" w:hAnsiTheme="majorBidi" w:cstheme="majorBidi"/>
          <w:b/>
          <w:iCs/>
          <w:caps/>
          <w:color w:val="385623" w:themeColor="accent6" w:themeShade="80"/>
          <w:sz w:val="24"/>
          <w:szCs w:val="24"/>
        </w:rPr>
        <w:t>sam/cge</w:t>
      </w:r>
    </w:p>
    <w:p w14:paraId="7E3124DB" w14:textId="4AADABC8" w:rsidR="007E46C4" w:rsidRPr="009C0241" w:rsidRDefault="007E46C4" w:rsidP="009C0241">
      <w:pPr>
        <w:jc w:val="center"/>
        <w:rPr>
          <w:rFonts w:asciiTheme="majorBidi" w:hAnsiTheme="majorBidi" w:cstheme="majorBidi"/>
          <w:b/>
          <w:iCs/>
          <w:caps/>
          <w:color w:val="385623" w:themeColor="accent6" w:themeShade="80"/>
          <w:sz w:val="24"/>
          <w:szCs w:val="24"/>
        </w:rPr>
      </w:pPr>
      <w:r w:rsidRPr="009C0241">
        <w:rPr>
          <w:rFonts w:asciiTheme="majorBidi" w:hAnsiTheme="majorBidi" w:cstheme="majorBidi"/>
          <w:b/>
          <w:iCs/>
          <w:caps/>
          <w:color w:val="385623" w:themeColor="accent6" w:themeShade="80"/>
          <w:sz w:val="24"/>
          <w:szCs w:val="24"/>
        </w:rPr>
        <w:t xml:space="preserve">first Phase </w:t>
      </w:r>
      <w:r w:rsidR="00480BC3">
        <w:rPr>
          <w:rFonts w:asciiTheme="majorBidi" w:hAnsiTheme="majorBidi" w:cstheme="majorBidi"/>
          <w:b/>
          <w:iCs/>
          <w:caps/>
          <w:color w:val="385623" w:themeColor="accent6" w:themeShade="80"/>
          <w:sz w:val="24"/>
          <w:szCs w:val="24"/>
        </w:rPr>
        <w:t>[</w:t>
      </w:r>
      <w:r w:rsidRPr="009C0241">
        <w:rPr>
          <w:rFonts w:asciiTheme="majorBidi" w:hAnsiTheme="majorBidi" w:cstheme="majorBidi"/>
          <w:b/>
          <w:iCs/>
          <w:caps/>
          <w:color w:val="385623" w:themeColor="accent6" w:themeShade="80"/>
          <w:sz w:val="24"/>
          <w:szCs w:val="24"/>
        </w:rPr>
        <w:t>July-</w:t>
      </w:r>
      <w:r w:rsidR="007A4B32">
        <w:rPr>
          <w:rFonts w:asciiTheme="majorBidi" w:hAnsiTheme="majorBidi" w:cstheme="majorBidi"/>
          <w:b/>
          <w:iCs/>
          <w:caps/>
          <w:color w:val="385623" w:themeColor="accent6" w:themeShade="80"/>
          <w:sz w:val="24"/>
          <w:szCs w:val="24"/>
        </w:rPr>
        <w:t>OC</w:t>
      </w:r>
      <w:r w:rsidRPr="009C0241">
        <w:rPr>
          <w:rFonts w:asciiTheme="majorBidi" w:hAnsiTheme="majorBidi" w:cstheme="majorBidi"/>
          <w:b/>
          <w:iCs/>
          <w:caps/>
          <w:color w:val="385623" w:themeColor="accent6" w:themeShade="80"/>
          <w:sz w:val="24"/>
          <w:szCs w:val="24"/>
        </w:rPr>
        <w:t>t</w:t>
      </w:r>
      <w:r w:rsidR="00480BC3">
        <w:rPr>
          <w:rFonts w:asciiTheme="majorBidi" w:hAnsiTheme="majorBidi" w:cstheme="majorBidi"/>
          <w:b/>
          <w:iCs/>
          <w:caps/>
          <w:color w:val="385623" w:themeColor="accent6" w:themeShade="80"/>
          <w:sz w:val="24"/>
          <w:szCs w:val="24"/>
        </w:rPr>
        <w:t>]</w:t>
      </w:r>
      <w:r w:rsidRPr="009C0241">
        <w:rPr>
          <w:rFonts w:asciiTheme="majorBidi" w:hAnsiTheme="majorBidi" w:cstheme="majorBidi"/>
          <w:b/>
          <w:iCs/>
          <w:caps/>
          <w:color w:val="385623" w:themeColor="accent6" w:themeShade="80"/>
          <w:sz w:val="24"/>
          <w:szCs w:val="24"/>
        </w:rPr>
        <w:t xml:space="preserve"> 2024</w:t>
      </w:r>
    </w:p>
    <w:p w14:paraId="2254DE01" w14:textId="3198D785" w:rsidR="00D543B8" w:rsidRPr="009C0241" w:rsidRDefault="009C0241" w:rsidP="009C0241">
      <w:pPr>
        <w:jc w:val="center"/>
        <w:rPr>
          <w:rFonts w:asciiTheme="majorBidi" w:hAnsiTheme="majorBidi" w:cstheme="majorBidi"/>
          <w:bCs/>
          <w:iCs/>
          <w:strike/>
          <w:color w:val="385623" w:themeColor="accent6" w:themeShade="80"/>
          <w:sz w:val="20"/>
          <w:szCs w:val="20"/>
        </w:rPr>
      </w:pPr>
      <w:r w:rsidRPr="009C0241">
        <w:rPr>
          <w:rFonts w:asciiTheme="majorBidi" w:hAnsiTheme="majorBidi" w:cstheme="majorBidi"/>
          <w:b/>
          <w:iCs/>
          <w:caps/>
          <w:color w:val="385623" w:themeColor="accent6" w:themeShade="80"/>
          <w:sz w:val="20"/>
          <w:szCs w:val="20"/>
        </w:rPr>
        <w:t xml:space="preserve">draft </w:t>
      </w:r>
      <w:r w:rsidR="00E84629" w:rsidRPr="009C0241">
        <w:rPr>
          <w:rFonts w:asciiTheme="majorBidi" w:hAnsiTheme="majorBidi" w:cstheme="majorBidi"/>
          <w:b/>
          <w:iCs/>
          <w:caps/>
          <w:color w:val="385623" w:themeColor="accent6" w:themeShade="80"/>
          <w:sz w:val="20"/>
          <w:szCs w:val="20"/>
        </w:rPr>
        <w:t>Concept note</w:t>
      </w:r>
      <w:r w:rsidR="00E84629" w:rsidRPr="009C0241">
        <w:rPr>
          <w:rStyle w:val="FootnoteReference"/>
          <w:rFonts w:asciiTheme="majorBidi" w:hAnsiTheme="majorBidi" w:cstheme="majorBidi"/>
          <w:b/>
          <w:iCs/>
          <w:caps/>
          <w:color w:val="385623" w:themeColor="accent6" w:themeShade="80"/>
          <w:sz w:val="20"/>
          <w:szCs w:val="20"/>
        </w:rPr>
        <w:footnoteReference w:id="1"/>
      </w:r>
      <w:r w:rsidR="00A1694C" w:rsidRPr="009C0241">
        <w:rPr>
          <w:rFonts w:asciiTheme="majorBidi" w:hAnsiTheme="majorBidi" w:cstheme="majorBidi"/>
          <w:b/>
          <w:iCs/>
          <w:caps/>
          <w:color w:val="385623" w:themeColor="accent6" w:themeShade="80"/>
          <w:sz w:val="20"/>
          <w:szCs w:val="20"/>
        </w:rPr>
        <w:t xml:space="preserve">  </w:t>
      </w:r>
      <w:r w:rsidR="00A1694C" w:rsidRPr="009C0241">
        <w:rPr>
          <w:rFonts w:asciiTheme="majorBidi" w:hAnsiTheme="majorBidi" w:cstheme="majorBidi"/>
          <w:bCs/>
          <w:iCs/>
          <w:color w:val="385623" w:themeColor="accent6" w:themeShade="80"/>
          <w:sz w:val="20"/>
          <w:szCs w:val="20"/>
        </w:rPr>
        <w:t>(</w:t>
      </w:r>
      <w:r w:rsidR="00E84629" w:rsidRPr="009C0241">
        <w:rPr>
          <w:rFonts w:asciiTheme="majorBidi" w:hAnsiTheme="majorBidi" w:cstheme="majorBidi"/>
          <w:bCs/>
          <w:iCs/>
          <w:color w:val="385623" w:themeColor="accent6" w:themeShade="80"/>
          <w:sz w:val="20"/>
          <w:szCs w:val="20"/>
        </w:rPr>
        <w:t xml:space="preserve">July </w:t>
      </w:r>
      <w:r w:rsidR="00480BC3">
        <w:rPr>
          <w:rFonts w:asciiTheme="majorBidi" w:hAnsiTheme="majorBidi" w:cstheme="majorBidi"/>
          <w:bCs/>
          <w:iCs/>
          <w:color w:val="385623" w:themeColor="accent6" w:themeShade="80"/>
          <w:sz w:val="20"/>
          <w:szCs w:val="20"/>
        </w:rPr>
        <w:t>4</w:t>
      </w:r>
      <w:r w:rsidR="00434766" w:rsidRPr="009C0241">
        <w:rPr>
          <w:rFonts w:asciiTheme="majorBidi" w:hAnsiTheme="majorBidi" w:cstheme="majorBidi"/>
          <w:bCs/>
          <w:iCs/>
          <w:color w:val="385623" w:themeColor="accent6" w:themeShade="80"/>
          <w:sz w:val="20"/>
          <w:szCs w:val="20"/>
        </w:rPr>
        <w:t>, 202</w:t>
      </w:r>
      <w:r w:rsidR="00E84629" w:rsidRPr="009C0241">
        <w:rPr>
          <w:rFonts w:asciiTheme="majorBidi" w:hAnsiTheme="majorBidi" w:cstheme="majorBidi"/>
          <w:bCs/>
          <w:iCs/>
          <w:color w:val="385623" w:themeColor="accent6" w:themeShade="80"/>
          <w:sz w:val="20"/>
          <w:szCs w:val="20"/>
        </w:rPr>
        <w:t>4</w:t>
      </w:r>
      <w:r w:rsidR="00A1694C" w:rsidRPr="009C0241">
        <w:rPr>
          <w:rFonts w:asciiTheme="majorBidi" w:hAnsiTheme="majorBidi" w:cstheme="majorBidi"/>
          <w:bCs/>
          <w:iCs/>
          <w:color w:val="385623" w:themeColor="accent6" w:themeShade="80"/>
          <w:sz w:val="20"/>
          <w:szCs w:val="20"/>
        </w:rPr>
        <w:t>)</w:t>
      </w:r>
    </w:p>
    <w:p w14:paraId="45DA63F4" w14:textId="2B5222AF" w:rsidR="008F18FA" w:rsidRPr="00480BC3" w:rsidRDefault="007E46C4" w:rsidP="005A7047">
      <w:pPr>
        <w:rPr>
          <w:rFonts w:ascii="Times New Roman" w:eastAsia="Times New Roman" w:hAnsi="Times New Roman" w:cs="Times New Roman"/>
          <w:b/>
          <w:bCs/>
          <w:iCs/>
          <w:color w:val="385623" w:themeColor="accent6" w:themeShade="80"/>
          <w:sz w:val="24"/>
          <w:szCs w:val="24"/>
        </w:rPr>
      </w:pPr>
      <w:r w:rsidRPr="00480BC3">
        <w:rPr>
          <w:rFonts w:ascii="Times New Roman" w:eastAsia="Times New Roman" w:hAnsi="Times New Roman" w:cs="Times New Roman"/>
          <w:b/>
          <w:bCs/>
          <w:iCs/>
          <w:color w:val="385623" w:themeColor="accent6" w:themeShade="80"/>
          <w:sz w:val="24"/>
          <w:szCs w:val="24"/>
        </w:rPr>
        <w:t>B</w:t>
      </w:r>
      <w:r w:rsidR="00480BC3" w:rsidRPr="00480BC3">
        <w:rPr>
          <w:rFonts w:ascii="Times New Roman" w:eastAsia="Times New Roman" w:hAnsi="Times New Roman" w:cs="Times New Roman"/>
          <w:b/>
          <w:bCs/>
          <w:iCs/>
          <w:color w:val="385623" w:themeColor="accent6" w:themeShade="80"/>
          <w:sz w:val="24"/>
          <w:szCs w:val="24"/>
        </w:rPr>
        <w:t>ackground</w:t>
      </w:r>
    </w:p>
    <w:p w14:paraId="50B48AFE" w14:textId="461099EA" w:rsidR="00B2120D" w:rsidRPr="009C0241" w:rsidRDefault="007E46C4" w:rsidP="007E46C4">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r w:rsidRPr="009C0241">
        <w:rPr>
          <w:rFonts w:ascii="Times New Roman" w:eastAsia="Times New Roman" w:hAnsi="Times New Roman" w:cs="Times New Roman"/>
          <w:color w:val="385623" w:themeColor="accent6" w:themeShade="80"/>
          <w:sz w:val="24"/>
          <w:szCs w:val="24"/>
          <w:lang w:eastAsia="ja-JP"/>
        </w:rPr>
        <w:t>The current MINECOFIN Social Accounting Matrix (</w:t>
      </w:r>
      <w:r w:rsidRPr="009C0241">
        <w:rPr>
          <w:rFonts w:ascii="Times New Roman" w:eastAsia="Times New Roman" w:hAnsi="Times New Roman" w:cs="Times New Roman"/>
          <w:color w:val="385623" w:themeColor="accent6" w:themeShade="80"/>
          <w:sz w:val="24"/>
          <w:szCs w:val="24"/>
          <w:shd w:val="clear" w:color="auto" w:fill="FFFFFF"/>
        </w:rPr>
        <w:t>SAM) and CGE model</w:t>
      </w:r>
      <w:r w:rsidR="00B2120D" w:rsidRPr="009C0241">
        <w:rPr>
          <w:rFonts w:ascii="Times New Roman" w:eastAsia="Times New Roman" w:hAnsi="Times New Roman" w:cs="Times New Roman"/>
          <w:color w:val="385623" w:themeColor="accent6" w:themeShade="80"/>
          <w:sz w:val="24"/>
          <w:szCs w:val="24"/>
          <w:shd w:val="clear" w:color="auto" w:fill="FFFFFF"/>
        </w:rPr>
        <w:t>—im</w:t>
      </w:r>
      <w:r w:rsidRPr="009C0241">
        <w:rPr>
          <w:rFonts w:ascii="Times New Roman" w:eastAsia="Times New Roman" w:hAnsi="Times New Roman" w:cs="Times New Roman"/>
          <w:color w:val="385623" w:themeColor="accent6" w:themeShade="80"/>
          <w:sz w:val="24"/>
          <w:szCs w:val="24"/>
          <w:shd w:val="clear" w:color="auto" w:fill="FFFFFF"/>
        </w:rPr>
        <w:t>plemented by IFPRI under a GIZ-supported project in 2019-21</w:t>
      </w:r>
      <w:r w:rsidR="00B2120D" w:rsidRPr="009C0241">
        <w:rPr>
          <w:rFonts w:ascii="Times New Roman" w:eastAsia="Times New Roman" w:hAnsi="Times New Roman" w:cs="Times New Roman"/>
          <w:color w:val="385623" w:themeColor="accent6" w:themeShade="80"/>
          <w:sz w:val="24"/>
          <w:szCs w:val="24"/>
          <w:shd w:val="clear" w:color="auto" w:fill="FFFFFF"/>
        </w:rPr>
        <w:t>—</w:t>
      </w:r>
      <w:r w:rsidRPr="009C0241">
        <w:rPr>
          <w:rFonts w:ascii="Times New Roman" w:eastAsia="Times New Roman" w:hAnsi="Times New Roman" w:cs="Times New Roman"/>
          <w:color w:val="385623" w:themeColor="accent6" w:themeShade="80"/>
          <w:sz w:val="24"/>
          <w:szCs w:val="24"/>
          <w:shd w:val="clear" w:color="auto" w:fill="FFFFFF"/>
        </w:rPr>
        <w:t xml:space="preserve">require further development </w:t>
      </w:r>
      <w:r w:rsidR="00B2120D" w:rsidRPr="009C0241">
        <w:rPr>
          <w:rFonts w:ascii="Times New Roman" w:eastAsia="Times New Roman" w:hAnsi="Times New Roman" w:cs="Times New Roman"/>
          <w:color w:val="385623" w:themeColor="accent6" w:themeShade="80"/>
          <w:sz w:val="24"/>
          <w:szCs w:val="24"/>
          <w:shd w:val="clear" w:color="auto" w:fill="FFFFFF"/>
        </w:rPr>
        <w:t xml:space="preserve">of </w:t>
      </w:r>
      <w:r w:rsidRPr="009C0241">
        <w:rPr>
          <w:rFonts w:ascii="Times New Roman" w:eastAsia="Times New Roman" w:hAnsi="Times New Roman" w:cs="Times New Roman"/>
          <w:color w:val="385623" w:themeColor="accent6" w:themeShade="80"/>
          <w:sz w:val="24"/>
          <w:szCs w:val="24"/>
          <w:shd w:val="clear" w:color="auto" w:fill="FFFFFF"/>
        </w:rPr>
        <w:t xml:space="preserve">and staff training </w:t>
      </w:r>
      <w:r w:rsidR="00B2120D" w:rsidRPr="009C0241">
        <w:rPr>
          <w:rFonts w:ascii="Times New Roman" w:eastAsia="Times New Roman" w:hAnsi="Times New Roman" w:cs="Times New Roman"/>
          <w:color w:val="385623" w:themeColor="accent6" w:themeShade="80"/>
          <w:sz w:val="24"/>
          <w:szCs w:val="24"/>
          <w:shd w:val="clear" w:color="auto" w:fill="FFFFFF"/>
        </w:rPr>
        <w:t>in these</w:t>
      </w:r>
      <w:r w:rsidRPr="009C0241">
        <w:rPr>
          <w:rFonts w:ascii="Times New Roman" w:eastAsia="Times New Roman" w:hAnsi="Times New Roman" w:cs="Times New Roman"/>
          <w:color w:val="385623" w:themeColor="accent6" w:themeShade="80"/>
          <w:sz w:val="24"/>
          <w:szCs w:val="24"/>
          <w:shd w:val="clear" w:color="auto" w:fill="FFFFFF"/>
        </w:rPr>
        <w:t xml:space="preserve"> tools</w:t>
      </w:r>
      <w:r w:rsidR="00B2120D" w:rsidRPr="009C0241">
        <w:rPr>
          <w:rFonts w:ascii="Times New Roman" w:eastAsia="Times New Roman" w:hAnsi="Times New Roman" w:cs="Times New Roman"/>
          <w:color w:val="385623" w:themeColor="accent6" w:themeShade="80"/>
          <w:sz w:val="24"/>
          <w:szCs w:val="24"/>
          <w:shd w:val="clear" w:color="auto" w:fill="FFFFFF"/>
        </w:rPr>
        <w:t>. This is crucial for meeting</w:t>
      </w:r>
      <w:r w:rsidRPr="009C0241">
        <w:rPr>
          <w:rFonts w:ascii="Times New Roman" w:eastAsia="Times New Roman" w:hAnsi="Times New Roman" w:cs="Times New Roman"/>
          <w:color w:val="385623" w:themeColor="accent6" w:themeShade="80"/>
          <w:sz w:val="24"/>
          <w:szCs w:val="24"/>
          <w:shd w:val="clear" w:color="auto" w:fill="FFFFFF"/>
        </w:rPr>
        <w:t xml:space="preserve"> MINECOFIN’s projection and analysis needs</w:t>
      </w:r>
      <w:r w:rsidR="00B2120D" w:rsidRPr="009C0241">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notably for assessing the impact of fiscal policies</w:t>
      </w:r>
      <w:r w:rsidR="00B2120D" w:rsidRPr="009C0241">
        <w:rPr>
          <w:rFonts w:ascii="Times New Roman" w:eastAsia="Times New Roman" w:hAnsi="Times New Roman" w:cs="Times New Roman"/>
          <w:color w:val="385623" w:themeColor="accent6" w:themeShade="80"/>
          <w:sz w:val="24"/>
          <w:szCs w:val="24"/>
          <w:shd w:val="clear" w:color="auto" w:fill="FFFFFF"/>
        </w:rPr>
        <w:t xml:space="preserve">, for micro-simulating the impact of shocks and policies </w:t>
      </w:r>
      <w:r w:rsidRPr="009C0241">
        <w:rPr>
          <w:rFonts w:ascii="Times New Roman" w:eastAsia="Times New Roman" w:hAnsi="Times New Roman" w:cs="Times New Roman"/>
          <w:color w:val="385623" w:themeColor="accent6" w:themeShade="80"/>
          <w:sz w:val="24"/>
          <w:szCs w:val="24"/>
          <w:shd w:val="clear" w:color="auto" w:fill="FFFFFF"/>
        </w:rPr>
        <w:t>on households</w:t>
      </w:r>
      <w:r w:rsidR="00B2120D" w:rsidRPr="009C0241">
        <w:rPr>
          <w:rFonts w:ascii="Times New Roman" w:eastAsia="Times New Roman" w:hAnsi="Times New Roman" w:cs="Times New Roman"/>
          <w:color w:val="385623" w:themeColor="accent6" w:themeShade="80"/>
          <w:sz w:val="24"/>
          <w:szCs w:val="24"/>
          <w:shd w:val="clear" w:color="auto" w:fill="FFFFFF"/>
        </w:rPr>
        <w:t>, and for running longer-term (recursive) dynamic simulations</w:t>
      </w:r>
      <w:r w:rsidRPr="009C0241">
        <w:rPr>
          <w:rFonts w:ascii="Times New Roman" w:eastAsia="Times New Roman" w:hAnsi="Times New Roman" w:cs="Times New Roman"/>
          <w:color w:val="385623" w:themeColor="accent6" w:themeShade="80"/>
          <w:sz w:val="24"/>
          <w:szCs w:val="24"/>
          <w:shd w:val="clear" w:color="auto" w:fill="FFFFFF"/>
        </w:rPr>
        <w:t>.</w:t>
      </w:r>
    </w:p>
    <w:p w14:paraId="264BCCCB" w14:textId="77777777" w:rsidR="00B2120D" w:rsidRPr="009C0241" w:rsidRDefault="00B2120D" w:rsidP="007E46C4">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p>
    <w:p w14:paraId="70432289" w14:textId="2BE0E345" w:rsidR="00B547F7" w:rsidRPr="009C0241" w:rsidRDefault="00B2120D" w:rsidP="00EB7180">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r w:rsidRPr="009C0241">
        <w:rPr>
          <w:rFonts w:ascii="Times New Roman" w:eastAsia="Times New Roman" w:hAnsi="Times New Roman" w:cs="Times New Roman"/>
          <w:color w:val="385623" w:themeColor="accent6" w:themeShade="80"/>
          <w:sz w:val="24"/>
          <w:szCs w:val="24"/>
          <w:shd w:val="clear" w:color="auto" w:fill="FFFFFF"/>
        </w:rPr>
        <w:t xml:space="preserve">This first phase of further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IFPRI </w:t>
      </w:r>
      <w:r w:rsidRPr="009C0241">
        <w:rPr>
          <w:rFonts w:ascii="Times New Roman" w:eastAsia="Times New Roman" w:hAnsi="Times New Roman" w:cs="Times New Roman"/>
          <w:color w:val="385623" w:themeColor="accent6" w:themeShade="80"/>
          <w:sz w:val="24"/>
          <w:szCs w:val="24"/>
          <w:shd w:val="clear" w:color="auto" w:fill="FFFFFF"/>
        </w:rPr>
        <w:t xml:space="preserve">support is a building </w:t>
      </w:r>
      <w:r w:rsidR="007E46C4" w:rsidRPr="009C0241">
        <w:rPr>
          <w:rFonts w:ascii="Times New Roman" w:eastAsia="Times New Roman" w:hAnsi="Times New Roman" w:cs="Times New Roman"/>
          <w:color w:val="385623" w:themeColor="accent6" w:themeShade="80"/>
          <w:sz w:val="24"/>
          <w:szCs w:val="24"/>
          <w:shd w:val="clear" w:color="auto" w:fill="FFFFFF"/>
        </w:rPr>
        <w:t>stone</w:t>
      </w:r>
      <w:r w:rsidRPr="009C0241">
        <w:rPr>
          <w:rFonts w:ascii="Times New Roman" w:eastAsia="Times New Roman" w:hAnsi="Times New Roman" w:cs="Times New Roman"/>
          <w:color w:val="385623" w:themeColor="accent6" w:themeShade="80"/>
          <w:sz w:val="24"/>
          <w:szCs w:val="24"/>
          <w:shd w:val="clear" w:color="auto" w:fill="FFFFFF"/>
        </w:rPr>
        <w:t xml:space="preserve"> for extension of the </w:t>
      </w:r>
      <w:r w:rsidR="00B547F7" w:rsidRPr="009C0241">
        <w:rPr>
          <w:rFonts w:ascii="Times New Roman" w:eastAsia="Times New Roman" w:hAnsi="Times New Roman" w:cs="Times New Roman"/>
          <w:color w:val="385623" w:themeColor="accent6" w:themeShade="80"/>
          <w:sz w:val="24"/>
          <w:szCs w:val="24"/>
          <w:shd w:val="clear" w:color="auto" w:fill="FFFFFF"/>
        </w:rPr>
        <w:t>SAM/</w:t>
      </w:r>
      <w:r w:rsidRPr="009C0241">
        <w:rPr>
          <w:rFonts w:ascii="Times New Roman" w:eastAsia="Times New Roman" w:hAnsi="Times New Roman" w:cs="Times New Roman"/>
          <w:color w:val="385623" w:themeColor="accent6" w:themeShade="80"/>
          <w:sz w:val="24"/>
          <w:szCs w:val="24"/>
          <w:shd w:val="clear" w:color="auto" w:fill="FFFFFF"/>
        </w:rPr>
        <w:t xml:space="preserve">CGE to incorporate environmental features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to </w:t>
      </w:r>
      <w:r w:rsidRPr="009C0241">
        <w:rPr>
          <w:rFonts w:ascii="Times New Roman" w:eastAsia="Times New Roman" w:hAnsi="Times New Roman" w:cs="Times New Roman"/>
          <w:color w:val="385623" w:themeColor="accent6" w:themeShade="80"/>
          <w:sz w:val="24"/>
          <w:szCs w:val="24"/>
          <w:shd w:val="clear" w:color="auto" w:fill="FFFFFF"/>
        </w:rPr>
        <w:t>captur</w:t>
      </w:r>
      <w:r w:rsidR="00B547F7" w:rsidRPr="009C0241">
        <w:rPr>
          <w:rFonts w:ascii="Times New Roman" w:eastAsia="Times New Roman" w:hAnsi="Times New Roman" w:cs="Times New Roman"/>
          <w:color w:val="385623" w:themeColor="accent6" w:themeShade="80"/>
          <w:sz w:val="24"/>
          <w:szCs w:val="24"/>
          <w:shd w:val="clear" w:color="auto" w:fill="FFFFFF"/>
        </w:rPr>
        <w:t>e:</w:t>
      </w:r>
      <w:r w:rsidRPr="009C0241">
        <w:rPr>
          <w:rFonts w:ascii="Times New Roman" w:eastAsia="Times New Roman" w:hAnsi="Times New Roman" w:cs="Times New Roman"/>
          <w:color w:val="385623" w:themeColor="accent6" w:themeShade="80"/>
          <w:sz w:val="24"/>
          <w:szCs w:val="24"/>
          <w:shd w:val="clear" w:color="auto" w:fill="FFFFFF"/>
        </w:rPr>
        <w:t xml:space="preserve"> impact of climate change, emissions, mitigation and</w:t>
      </w:r>
      <w:r w:rsidR="00B547F7" w:rsidRPr="009C0241">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adaptation measures</w:t>
      </w:r>
      <w:r w:rsidR="00480BC3">
        <w:rPr>
          <w:rFonts w:ascii="Times New Roman" w:eastAsia="Times New Roman" w:hAnsi="Times New Roman" w:cs="Times New Roman"/>
          <w:color w:val="385623" w:themeColor="accent6" w:themeShade="80"/>
          <w:sz w:val="24"/>
          <w:szCs w:val="24"/>
          <w:shd w:val="clear" w:color="auto" w:fill="FFFFFF"/>
        </w:rPr>
        <w:t>, and likely other features related to water, land and forest use and waste/pollution</w:t>
      </w:r>
      <w:r w:rsidRPr="009C0241">
        <w:rPr>
          <w:rFonts w:ascii="Times New Roman" w:eastAsia="Times New Roman" w:hAnsi="Times New Roman" w:cs="Times New Roman"/>
          <w:color w:val="385623" w:themeColor="accent6" w:themeShade="80"/>
          <w:sz w:val="24"/>
          <w:szCs w:val="24"/>
          <w:shd w:val="clear" w:color="auto" w:fill="FFFFFF"/>
        </w:rPr>
        <w:t>.</w:t>
      </w:r>
      <w:r w:rsidR="00480BC3">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 xml:space="preserve">The second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phase—development of dynamic environmental SAM/CGE—is expected to be implemented by IFPRI with support under a new GIZ-MIP program </w:t>
      </w:r>
      <w:r w:rsidR="00480BC3">
        <w:rPr>
          <w:rFonts w:ascii="Times New Roman" w:eastAsia="Times New Roman" w:hAnsi="Times New Roman" w:cs="Times New Roman"/>
          <w:color w:val="385623" w:themeColor="accent6" w:themeShade="80"/>
          <w:sz w:val="24"/>
          <w:szCs w:val="24"/>
          <w:shd w:val="clear" w:color="auto" w:fill="FFFFFF"/>
        </w:rPr>
        <w:t xml:space="preserve">for </w:t>
      </w:r>
      <w:r w:rsidR="00B547F7" w:rsidRPr="009C0241">
        <w:rPr>
          <w:rFonts w:ascii="Times New Roman" w:eastAsia="Times New Roman" w:hAnsi="Times New Roman" w:cs="Times New Roman"/>
          <w:color w:val="385623" w:themeColor="accent6" w:themeShade="80"/>
          <w:sz w:val="24"/>
          <w:szCs w:val="24"/>
          <w:shd w:val="clear" w:color="auto" w:fill="FFFFFF"/>
        </w:rPr>
        <w:t>2025-28.</w:t>
      </w:r>
    </w:p>
    <w:p w14:paraId="23DF7208" w14:textId="7333DEF7" w:rsidR="007F69A0" w:rsidRPr="00480BC3" w:rsidRDefault="005C2C42" w:rsidP="00BD6278">
      <w:pPr>
        <w:widowControl/>
        <w:kinsoku w:val="0"/>
        <w:autoSpaceDE w:val="0"/>
        <w:autoSpaceDN w:val="0"/>
        <w:spacing w:before="200" w:after="0"/>
        <w:jc w:val="both"/>
        <w:rPr>
          <w:rFonts w:ascii="Times New Roman" w:eastAsia="Times New Roman" w:hAnsi="Times New Roman" w:cs="Times New Roman"/>
          <w:b/>
          <w:bCs/>
          <w:iCs/>
          <w:color w:val="385623" w:themeColor="accent6" w:themeShade="80"/>
          <w:sz w:val="24"/>
          <w:szCs w:val="24"/>
        </w:rPr>
      </w:pPr>
      <w:r w:rsidRPr="00480BC3">
        <w:rPr>
          <w:rFonts w:ascii="Times New Roman" w:eastAsia="Times New Roman" w:hAnsi="Times New Roman" w:cs="Times New Roman"/>
          <w:b/>
          <w:bCs/>
          <w:iCs/>
          <w:color w:val="385623" w:themeColor="accent6" w:themeShade="80"/>
          <w:sz w:val="24"/>
          <w:szCs w:val="24"/>
        </w:rPr>
        <w:t>G</w:t>
      </w:r>
      <w:r w:rsidR="00480BC3">
        <w:rPr>
          <w:rFonts w:ascii="Times New Roman" w:eastAsia="Times New Roman" w:hAnsi="Times New Roman" w:cs="Times New Roman"/>
          <w:b/>
          <w:bCs/>
          <w:iCs/>
          <w:color w:val="385623" w:themeColor="accent6" w:themeShade="80"/>
          <w:sz w:val="24"/>
          <w:szCs w:val="24"/>
        </w:rPr>
        <w:t>oal and activities</w:t>
      </w:r>
    </w:p>
    <w:p w14:paraId="733866C3" w14:textId="677E77E5" w:rsidR="007F21D4" w:rsidRPr="009C0241" w:rsidRDefault="007F69A0" w:rsidP="00CC2AB5">
      <w:pPr>
        <w:widowControl/>
        <w:kinsoku w:val="0"/>
        <w:autoSpaceDE w:val="0"/>
        <w:autoSpaceDN w:val="0"/>
        <w:spacing w:before="200" w:after="120"/>
        <w:jc w:val="both"/>
        <w:rPr>
          <w:rFonts w:ascii="Times New Roman" w:eastAsia="Times New Roman" w:hAnsi="Times New Roman" w:cs="Times New Roman"/>
          <w:b/>
          <w:bCs/>
          <w:iCs/>
          <w:caps/>
          <w:color w:val="385623" w:themeColor="accent6" w:themeShade="80"/>
          <w:sz w:val="24"/>
          <w:szCs w:val="24"/>
        </w:rPr>
      </w:pPr>
      <w:r w:rsidRPr="009C0241">
        <w:rPr>
          <w:rFonts w:ascii="Times New Roman" w:hAnsi="Times New Roman" w:cs="Times New Roman"/>
          <w:noProof/>
          <w:color w:val="385623" w:themeColor="accent6" w:themeShade="80"/>
          <w:sz w:val="24"/>
          <w:szCs w:val="24"/>
        </w:rPr>
        <w:t xml:space="preserve">The </w:t>
      </w:r>
      <w:r w:rsidR="005C2C42" w:rsidRPr="009C0241">
        <w:rPr>
          <w:rFonts w:ascii="Times New Roman" w:hAnsi="Times New Roman" w:cs="Times New Roman"/>
          <w:noProof/>
          <w:color w:val="385623" w:themeColor="accent6" w:themeShade="80"/>
          <w:sz w:val="24"/>
          <w:szCs w:val="24"/>
        </w:rPr>
        <w:t>goal of this phase (</w:t>
      </w:r>
      <w:r w:rsidR="00480BC3">
        <w:rPr>
          <w:rFonts w:ascii="Times New Roman" w:hAnsi="Times New Roman" w:cs="Times New Roman"/>
          <w:noProof/>
          <w:color w:val="385623" w:themeColor="accent6" w:themeShade="80"/>
          <w:sz w:val="24"/>
          <w:szCs w:val="24"/>
        </w:rPr>
        <w:t>[Ju</w:t>
      </w:r>
      <w:r w:rsidR="005C2C42" w:rsidRPr="009C0241">
        <w:rPr>
          <w:rFonts w:ascii="Times New Roman" w:hAnsi="Times New Roman" w:cs="Times New Roman"/>
          <w:noProof/>
          <w:color w:val="385623" w:themeColor="accent6" w:themeShade="80"/>
          <w:sz w:val="24"/>
          <w:szCs w:val="24"/>
        </w:rPr>
        <w:t>ly-</w:t>
      </w:r>
      <w:del w:id="0" w:author="Diao, Xinshen (IFPRI)" w:date="2024-08-13T10:42:00Z" w16du:dateUtc="2024-08-13T14:42:00Z">
        <w:r w:rsidR="007A4B32" w:rsidDel="002649A0">
          <w:rPr>
            <w:rFonts w:ascii="Times New Roman" w:hAnsi="Times New Roman" w:cs="Times New Roman"/>
            <w:noProof/>
            <w:color w:val="385623" w:themeColor="accent6" w:themeShade="80"/>
            <w:sz w:val="24"/>
            <w:szCs w:val="24"/>
          </w:rPr>
          <w:delText>Oc</w:delText>
        </w:r>
        <w:r w:rsidR="005C2C42" w:rsidRPr="009C0241" w:rsidDel="002649A0">
          <w:rPr>
            <w:rFonts w:ascii="Times New Roman" w:hAnsi="Times New Roman" w:cs="Times New Roman"/>
            <w:noProof/>
            <w:color w:val="385623" w:themeColor="accent6" w:themeShade="80"/>
            <w:sz w:val="24"/>
            <w:szCs w:val="24"/>
          </w:rPr>
          <w:delText>t</w:delText>
        </w:r>
      </w:del>
      <w:ins w:id="1" w:author="Diao, Xinshen (IFPRI)" w:date="2024-08-13T10:42:00Z" w16du:dateUtc="2024-08-13T14:42:00Z">
        <w:r w:rsidR="002649A0">
          <w:rPr>
            <w:rFonts w:ascii="Times New Roman" w:hAnsi="Times New Roman" w:cs="Times New Roman"/>
            <w:noProof/>
            <w:color w:val="385623" w:themeColor="accent6" w:themeShade="80"/>
            <w:sz w:val="24"/>
            <w:szCs w:val="24"/>
          </w:rPr>
          <w:t>Nov</w:t>
        </w:r>
      </w:ins>
      <w:r w:rsidR="00480BC3">
        <w:rPr>
          <w:rFonts w:ascii="Times New Roman" w:hAnsi="Times New Roman" w:cs="Times New Roman"/>
          <w:noProof/>
          <w:color w:val="385623" w:themeColor="accent6" w:themeShade="80"/>
          <w:sz w:val="24"/>
          <w:szCs w:val="24"/>
        </w:rPr>
        <w:t>]</w:t>
      </w:r>
      <w:r w:rsidR="005C2C42" w:rsidRPr="009C0241">
        <w:rPr>
          <w:rFonts w:ascii="Times New Roman" w:hAnsi="Times New Roman" w:cs="Times New Roman"/>
          <w:noProof/>
          <w:color w:val="385623" w:themeColor="accent6" w:themeShade="80"/>
          <w:sz w:val="24"/>
          <w:szCs w:val="24"/>
        </w:rPr>
        <w:t xml:space="preserve"> 2024) is to further develop the SAM/CGE in line with MINECOFIN’s needs, especially </w:t>
      </w:r>
      <w:r w:rsidR="009C0241" w:rsidRPr="009C0241">
        <w:rPr>
          <w:rFonts w:ascii="Times New Roman" w:hAnsi="Times New Roman" w:cs="Times New Roman"/>
          <w:noProof/>
          <w:color w:val="385623" w:themeColor="accent6" w:themeShade="80"/>
          <w:sz w:val="24"/>
          <w:szCs w:val="24"/>
        </w:rPr>
        <w:t xml:space="preserve">incorporating VAT and </w:t>
      </w:r>
      <w:commentRangeStart w:id="2"/>
      <w:r w:rsidR="009C0241" w:rsidRPr="009C0241">
        <w:rPr>
          <w:rFonts w:ascii="Times New Roman" w:hAnsi="Times New Roman" w:cs="Times New Roman"/>
          <w:noProof/>
          <w:color w:val="385623" w:themeColor="accent6" w:themeShade="80"/>
          <w:sz w:val="24"/>
          <w:szCs w:val="24"/>
        </w:rPr>
        <w:t>excises</w:t>
      </w:r>
      <w:r w:rsidR="00480BC3">
        <w:rPr>
          <w:rFonts w:ascii="Times New Roman" w:hAnsi="Times New Roman" w:cs="Times New Roman"/>
          <w:noProof/>
          <w:color w:val="385623" w:themeColor="accent6" w:themeShade="80"/>
          <w:sz w:val="24"/>
          <w:szCs w:val="24"/>
        </w:rPr>
        <w:t xml:space="preserve"> </w:t>
      </w:r>
      <w:commentRangeStart w:id="3"/>
      <w:commentRangeStart w:id="4"/>
      <w:r w:rsidR="00480BC3" w:rsidRPr="002649A0">
        <w:rPr>
          <w:rFonts w:ascii="Times New Roman" w:hAnsi="Times New Roman" w:cs="Times New Roman"/>
          <w:strike/>
          <w:noProof/>
          <w:color w:val="385623" w:themeColor="accent6" w:themeShade="80"/>
          <w:sz w:val="24"/>
          <w:szCs w:val="24"/>
          <w:rPrChange w:id="5" w:author="Diao, Xinshen (IFPRI)" w:date="2024-08-13T10:42:00Z" w16du:dateUtc="2024-08-13T14:42:00Z">
            <w:rPr>
              <w:rFonts w:ascii="Times New Roman" w:hAnsi="Times New Roman" w:cs="Times New Roman"/>
              <w:noProof/>
              <w:color w:val="385623" w:themeColor="accent6" w:themeShade="80"/>
              <w:sz w:val="24"/>
              <w:szCs w:val="24"/>
            </w:rPr>
          </w:rPrChange>
        </w:rPr>
        <w:t>(with</w:t>
      </w:r>
      <w:r w:rsidR="009C0241" w:rsidRPr="002649A0">
        <w:rPr>
          <w:rFonts w:ascii="Times New Roman" w:hAnsi="Times New Roman" w:cs="Times New Roman"/>
          <w:strike/>
          <w:noProof/>
          <w:color w:val="385623" w:themeColor="accent6" w:themeShade="80"/>
          <w:sz w:val="24"/>
          <w:szCs w:val="24"/>
          <w:rPrChange w:id="6" w:author="Diao, Xinshen (IFPRI)" w:date="2024-08-13T10:42:00Z" w16du:dateUtc="2024-08-13T14:42:00Z">
            <w:rPr>
              <w:rFonts w:ascii="Times New Roman" w:hAnsi="Times New Roman" w:cs="Times New Roman"/>
              <w:noProof/>
              <w:color w:val="385623" w:themeColor="accent6" w:themeShade="80"/>
              <w:sz w:val="24"/>
              <w:szCs w:val="24"/>
            </w:rPr>
          </w:rPrChange>
        </w:rPr>
        <w:t xml:space="preserve"> exemptions and in/formal segments in each sector</w:t>
      </w:r>
      <w:r w:rsidR="00480BC3" w:rsidRPr="002649A0">
        <w:rPr>
          <w:rFonts w:ascii="Times New Roman" w:hAnsi="Times New Roman" w:cs="Times New Roman"/>
          <w:strike/>
          <w:noProof/>
          <w:color w:val="385623" w:themeColor="accent6" w:themeShade="80"/>
          <w:sz w:val="24"/>
          <w:szCs w:val="24"/>
          <w:rPrChange w:id="7" w:author="Diao, Xinshen (IFPRI)" w:date="2024-08-13T10:42:00Z" w16du:dateUtc="2024-08-13T14:42:00Z">
            <w:rPr>
              <w:rFonts w:ascii="Times New Roman" w:hAnsi="Times New Roman" w:cs="Times New Roman"/>
              <w:noProof/>
              <w:color w:val="385623" w:themeColor="accent6" w:themeShade="80"/>
              <w:sz w:val="24"/>
              <w:szCs w:val="24"/>
            </w:rPr>
          </w:rPrChange>
        </w:rPr>
        <w:t>)</w:t>
      </w:r>
      <w:commentRangeEnd w:id="3"/>
      <w:commentRangeEnd w:id="4"/>
      <w:r w:rsidR="00FA640E">
        <w:rPr>
          <w:rStyle w:val="CommentReference"/>
        </w:rPr>
        <w:commentReference w:id="3"/>
      </w:r>
      <w:r w:rsidR="002649A0">
        <w:rPr>
          <w:rStyle w:val="CommentReference"/>
        </w:rPr>
        <w:commentReference w:id="4"/>
      </w:r>
      <w:r w:rsidR="009C0241" w:rsidRPr="009C0241">
        <w:rPr>
          <w:rFonts w:ascii="Times New Roman" w:hAnsi="Times New Roman" w:cs="Times New Roman"/>
          <w:noProof/>
          <w:color w:val="385623" w:themeColor="accent6" w:themeShade="80"/>
          <w:sz w:val="24"/>
          <w:szCs w:val="24"/>
        </w:rPr>
        <w:t xml:space="preserve"> </w:t>
      </w:r>
      <w:commentRangeEnd w:id="2"/>
      <w:r w:rsidR="005B1A38">
        <w:rPr>
          <w:rStyle w:val="CommentReference"/>
        </w:rPr>
        <w:commentReference w:id="2"/>
      </w:r>
      <w:r w:rsidR="009C0241" w:rsidRPr="009C0241">
        <w:rPr>
          <w:rFonts w:ascii="Times New Roman" w:hAnsi="Times New Roman" w:cs="Times New Roman"/>
          <w:noProof/>
          <w:color w:val="385623" w:themeColor="accent6" w:themeShade="80"/>
          <w:sz w:val="24"/>
          <w:szCs w:val="24"/>
        </w:rPr>
        <w:t xml:space="preserve">and </w:t>
      </w:r>
      <w:r w:rsidR="00480BC3">
        <w:rPr>
          <w:rFonts w:ascii="Times New Roman" w:hAnsi="Times New Roman" w:cs="Times New Roman"/>
          <w:noProof/>
          <w:color w:val="385623" w:themeColor="accent6" w:themeShade="80"/>
          <w:sz w:val="24"/>
          <w:szCs w:val="24"/>
        </w:rPr>
        <w:t xml:space="preserve">further </w:t>
      </w:r>
      <w:r w:rsidR="009C0241" w:rsidRPr="009C0241">
        <w:rPr>
          <w:rFonts w:ascii="Times New Roman" w:hAnsi="Times New Roman" w:cs="Times New Roman"/>
          <w:noProof/>
          <w:color w:val="385623" w:themeColor="accent6" w:themeShade="80"/>
          <w:sz w:val="24"/>
          <w:szCs w:val="24"/>
        </w:rPr>
        <w:t xml:space="preserve">Rwanda-specific feautures in the production functions.  </w:t>
      </w:r>
    </w:p>
    <w:p w14:paraId="4A5676F0" w14:textId="2E0B11CA" w:rsidR="00C366EC" w:rsidRPr="00CC2AB5" w:rsidRDefault="00C366EC" w:rsidP="00CC2AB5">
      <w:pPr>
        <w:spacing w:after="120"/>
        <w:rPr>
          <w:rFonts w:ascii="Times New Roman" w:eastAsia="Times New Roman" w:hAnsi="Times New Roman" w:cs="Times New Roman"/>
          <w:color w:val="385623" w:themeColor="accent6" w:themeShade="80"/>
          <w:sz w:val="24"/>
          <w:szCs w:val="24"/>
        </w:rPr>
      </w:pPr>
      <w:r w:rsidRPr="00CC2AB5">
        <w:rPr>
          <w:rFonts w:ascii="Times New Roman" w:eastAsia="Times New Roman" w:hAnsi="Times New Roman" w:cs="Times New Roman"/>
          <w:color w:val="385623" w:themeColor="accent6" w:themeShade="80"/>
          <w:sz w:val="24"/>
          <w:szCs w:val="24"/>
          <w:shd w:val="clear" w:color="auto" w:fill="FFFFFF"/>
        </w:rPr>
        <w:t xml:space="preserve">Further development </w:t>
      </w:r>
      <w:r w:rsidR="009C0241" w:rsidRPr="00CC2AB5">
        <w:rPr>
          <w:rFonts w:ascii="Times New Roman" w:eastAsia="Times New Roman" w:hAnsi="Times New Roman" w:cs="Times New Roman"/>
          <w:color w:val="385623" w:themeColor="accent6" w:themeShade="80"/>
          <w:sz w:val="24"/>
          <w:szCs w:val="24"/>
          <w:shd w:val="clear" w:color="auto" w:fill="FFFFFF"/>
        </w:rPr>
        <w:t xml:space="preserve">and training </w:t>
      </w:r>
      <w:r w:rsidR="00CC2AB5" w:rsidRPr="00CC2AB5">
        <w:rPr>
          <w:rFonts w:ascii="Times New Roman" w:eastAsia="Times New Roman" w:hAnsi="Times New Roman" w:cs="Times New Roman"/>
          <w:color w:val="385623" w:themeColor="accent6" w:themeShade="80"/>
          <w:sz w:val="24"/>
          <w:szCs w:val="24"/>
          <w:shd w:val="clear" w:color="auto" w:fill="FFFFFF"/>
        </w:rPr>
        <w:t>activities (including workshops)</w:t>
      </w:r>
      <w:r w:rsidRPr="00CC2AB5">
        <w:rPr>
          <w:rFonts w:ascii="Times New Roman" w:eastAsia="Times New Roman" w:hAnsi="Times New Roman" w:cs="Times New Roman"/>
          <w:color w:val="385623" w:themeColor="accent6" w:themeShade="80"/>
          <w:sz w:val="24"/>
          <w:szCs w:val="24"/>
          <w:shd w:val="clear" w:color="auto" w:fill="FFFFFF"/>
        </w:rPr>
        <w:t xml:space="preserve"> </w:t>
      </w:r>
      <w:r w:rsidR="009C0241" w:rsidRPr="00CC2AB5">
        <w:rPr>
          <w:rFonts w:ascii="Times New Roman" w:eastAsia="Times New Roman" w:hAnsi="Times New Roman" w:cs="Times New Roman"/>
          <w:color w:val="385623" w:themeColor="accent6" w:themeShade="80"/>
          <w:sz w:val="24"/>
          <w:szCs w:val="24"/>
          <w:shd w:val="clear" w:color="auto" w:fill="FFFFFF"/>
        </w:rPr>
        <w:t>w</w:t>
      </w:r>
      <w:r w:rsidRPr="00CC2AB5">
        <w:rPr>
          <w:rFonts w:ascii="Times New Roman" w:eastAsia="Times New Roman" w:hAnsi="Times New Roman" w:cs="Times New Roman"/>
          <w:color w:val="385623" w:themeColor="accent6" w:themeShade="80"/>
          <w:sz w:val="24"/>
          <w:szCs w:val="24"/>
          <w:shd w:val="clear" w:color="auto" w:fill="FFFFFF"/>
        </w:rPr>
        <w:t>ill cover:</w:t>
      </w:r>
    </w:p>
    <w:p w14:paraId="31CC52C6" w14:textId="53862904" w:rsidR="009C0241" w:rsidRPr="009C0241" w:rsidRDefault="00CC2AB5" w:rsidP="009C0241">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U</w:t>
      </w:r>
      <w:r w:rsidR="009C0241" w:rsidRPr="009C0241">
        <w:rPr>
          <w:rFonts w:ascii="Times New Roman" w:eastAsia="Times New Roman" w:hAnsi="Times New Roman" w:cs="Times New Roman"/>
          <w:color w:val="385623" w:themeColor="accent6" w:themeShade="80"/>
          <w:sz w:val="24"/>
          <w:szCs w:val="24"/>
        </w:rPr>
        <w:t xml:space="preserve">pdating </w:t>
      </w:r>
      <w:r>
        <w:rPr>
          <w:rFonts w:ascii="Times New Roman" w:eastAsia="Times New Roman" w:hAnsi="Times New Roman" w:cs="Times New Roman"/>
          <w:color w:val="385623" w:themeColor="accent6" w:themeShade="80"/>
          <w:sz w:val="24"/>
          <w:szCs w:val="24"/>
        </w:rPr>
        <w:t xml:space="preserve">of </w:t>
      </w:r>
      <w:r w:rsidR="009C0241" w:rsidRPr="009C0241">
        <w:rPr>
          <w:rFonts w:ascii="Times New Roman" w:eastAsia="Times New Roman" w:hAnsi="Times New Roman" w:cs="Times New Roman"/>
          <w:color w:val="385623" w:themeColor="accent6" w:themeShade="80"/>
          <w:sz w:val="24"/>
          <w:szCs w:val="24"/>
        </w:rPr>
        <w:t xml:space="preserve">the </w:t>
      </w:r>
      <w:r>
        <w:rPr>
          <w:rFonts w:ascii="Times New Roman" w:eastAsia="Times New Roman" w:hAnsi="Times New Roman" w:cs="Times New Roman"/>
          <w:color w:val="385623" w:themeColor="accent6" w:themeShade="80"/>
          <w:sz w:val="24"/>
          <w:szCs w:val="24"/>
        </w:rPr>
        <w:t xml:space="preserve">2017 </w:t>
      </w:r>
      <w:r w:rsidR="009C0241" w:rsidRPr="009C0241">
        <w:rPr>
          <w:rFonts w:ascii="Times New Roman" w:eastAsia="Times New Roman" w:hAnsi="Times New Roman" w:cs="Times New Roman"/>
          <w:color w:val="385623" w:themeColor="accent6" w:themeShade="80"/>
          <w:sz w:val="24"/>
          <w:szCs w:val="24"/>
        </w:rPr>
        <w:t>SAM t</w:t>
      </w:r>
      <w:r w:rsidR="009C0241">
        <w:rPr>
          <w:rFonts w:ascii="Times New Roman" w:eastAsia="Times New Roman" w:hAnsi="Times New Roman" w:cs="Times New Roman"/>
          <w:color w:val="385623" w:themeColor="accent6" w:themeShade="80"/>
          <w:sz w:val="24"/>
          <w:szCs w:val="24"/>
        </w:rPr>
        <w:t>o a more recent base year (2021 or later) and updating</w:t>
      </w:r>
      <w:r>
        <w:rPr>
          <w:rFonts w:ascii="Times New Roman" w:eastAsia="Times New Roman" w:hAnsi="Times New Roman" w:cs="Times New Roman"/>
          <w:color w:val="385623" w:themeColor="accent6" w:themeShade="80"/>
          <w:sz w:val="24"/>
          <w:szCs w:val="24"/>
        </w:rPr>
        <w:t xml:space="preserve"> of</w:t>
      </w:r>
      <w:r w:rsidR="009C0241">
        <w:rPr>
          <w:rFonts w:ascii="Times New Roman" w:eastAsia="Times New Roman" w:hAnsi="Times New Roman" w:cs="Times New Roman"/>
          <w:color w:val="385623" w:themeColor="accent6" w:themeShade="80"/>
          <w:sz w:val="24"/>
          <w:szCs w:val="24"/>
        </w:rPr>
        <w:t xml:space="preserve"> the household (poverty) mo</w:t>
      </w:r>
      <w:r w:rsidR="009C0241" w:rsidRPr="009C0241">
        <w:rPr>
          <w:rFonts w:ascii="Times New Roman" w:eastAsia="Times New Roman" w:hAnsi="Times New Roman" w:cs="Times New Roman"/>
          <w:color w:val="385623" w:themeColor="accent6" w:themeShade="80"/>
          <w:sz w:val="24"/>
          <w:szCs w:val="24"/>
        </w:rPr>
        <w:t>dule</w:t>
      </w:r>
      <w:r>
        <w:rPr>
          <w:rFonts w:ascii="Times New Roman" w:eastAsia="Times New Roman" w:hAnsi="Times New Roman" w:cs="Times New Roman"/>
          <w:color w:val="385623" w:themeColor="accent6" w:themeShade="80"/>
          <w:sz w:val="24"/>
          <w:szCs w:val="24"/>
        </w:rPr>
        <w:t xml:space="preserve"> using the</w:t>
      </w:r>
      <w:r w:rsidR="009C0241" w:rsidRPr="009C0241">
        <w:rPr>
          <w:rFonts w:ascii="Times New Roman" w:eastAsia="Times New Roman" w:hAnsi="Times New Roman" w:cs="Times New Roman"/>
          <w:color w:val="385623" w:themeColor="accent6" w:themeShade="80"/>
          <w:sz w:val="24"/>
          <w:szCs w:val="24"/>
        </w:rPr>
        <w:t xml:space="preserve"> </w:t>
      </w:r>
      <w:commentRangeStart w:id="8"/>
      <w:commentRangeStart w:id="9"/>
      <w:r w:rsidR="009C0241" w:rsidRPr="009C0241">
        <w:rPr>
          <w:rFonts w:ascii="Times New Roman" w:eastAsia="Times New Roman" w:hAnsi="Times New Roman" w:cs="Times New Roman"/>
          <w:color w:val="385623" w:themeColor="accent6" w:themeShade="80"/>
          <w:sz w:val="24"/>
          <w:szCs w:val="24"/>
        </w:rPr>
        <w:t>most recent household</w:t>
      </w:r>
      <w:commentRangeEnd w:id="8"/>
      <w:r w:rsidR="002649A0">
        <w:rPr>
          <w:rStyle w:val="CommentReference"/>
        </w:rPr>
        <w:commentReference w:id="8"/>
      </w:r>
      <w:commentRangeEnd w:id="9"/>
      <w:r w:rsidR="007B4F54">
        <w:rPr>
          <w:rStyle w:val="CommentReference"/>
        </w:rPr>
        <w:commentReference w:id="9"/>
      </w:r>
      <w:r w:rsidR="009C0241" w:rsidRPr="009C0241">
        <w:rPr>
          <w:rFonts w:ascii="Times New Roman" w:eastAsia="Times New Roman" w:hAnsi="Times New Roman" w:cs="Times New Roman"/>
          <w:color w:val="385623" w:themeColor="accent6" w:themeShade="80"/>
          <w:sz w:val="24"/>
          <w:szCs w:val="24"/>
        </w:rPr>
        <w:t xml:space="preserve"> and </w:t>
      </w:r>
      <w:r w:rsidRPr="009C0241">
        <w:rPr>
          <w:rFonts w:ascii="Times New Roman" w:eastAsia="Times New Roman" w:hAnsi="Times New Roman" w:cs="Times New Roman"/>
          <w:color w:val="385623" w:themeColor="accent6" w:themeShade="80"/>
          <w:sz w:val="24"/>
          <w:szCs w:val="24"/>
        </w:rPr>
        <w:t>labor</w:t>
      </w:r>
      <w:r w:rsidR="009C0241" w:rsidRPr="009C0241">
        <w:rPr>
          <w:rFonts w:ascii="Times New Roman" w:eastAsia="Times New Roman" w:hAnsi="Times New Roman" w:cs="Times New Roman"/>
          <w:color w:val="385623" w:themeColor="accent6" w:themeShade="80"/>
          <w:sz w:val="24"/>
          <w:szCs w:val="24"/>
        </w:rPr>
        <w:t xml:space="preserve"> force surveys</w:t>
      </w:r>
      <w:del w:id="10" w:author="Diao, Xinshen (IFPRI)" w:date="2024-08-13T10:45:00Z" w16du:dateUtc="2024-08-13T14:45:00Z">
        <w:r w:rsidDel="002649A0">
          <w:rPr>
            <w:rFonts w:ascii="Times New Roman" w:eastAsia="Times New Roman" w:hAnsi="Times New Roman" w:cs="Times New Roman"/>
            <w:color w:val="385623" w:themeColor="accent6" w:themeShade="80"/>
            <w:sz w:val="24"/>
            <w:szCs w:val="24"/>
          </w:rPr>
          <w:delText xml:space="preserve"> </w:delText>
        </w:r>
      </w:del>
      <w:r w:rsidR="00480BC3">
        <w:rPr>
          <w:rFonts w:ascii="Times New Roman" w:eastAsia="Times New Roman" w:hAnsi="Times New Roman" w:cs="Times New Roman"/>
          <w:color w:val="385623" w:themeColor="accent6" w:themeShade="80"/>
          <w:sz w:val="24"/>
          <w:szCs w:val="24"/>
        </w:rPr>
        <w:t xml:space="preserve">; </w:t>
      </w:r>
      <w:r>
        <w:rPr>
          <w:rFonts w:ascii="Times New Roman" w:eastAsia="Times New Roman" w:hAnsi="Times New Roman" w:cs="Times New Roman"/>
          <w:color w:val="385623" w:themeColor="accent6" w:themeShade="80"/>
          <w:sz w:val="24"/>
          <w:szCs w:val="24"/>
        </w:rPr>
        <w:t>adjustment of SAM to VAT and other further model</w:t>
      </w:r>
      <w:r w:rsidR="00F6102A">
        <w:rPr>
          <w:rFonts w:ascii="Times New Roman" w:eastAsia="Times New Roman" w:hAnsi="Times New Roman" w:cs="Times New Roman"/>
          <w:color w:val="385623" w:themeColor="accent6" w:themeShade="80"/>
          <w:sz w:val="24"/>
          <w:szCs w:val="24"/>
        </w:rPr>
        <w:t>ing</w:t>
      </w:r>
      <w:r>
        <w:rPr>
          <w:rFonts w:ascii="Times New Roman" w:eastAsia="Times New Roman" w:hAnsi="Times New Roman" w:cs="Times New Roman"/>
          <w:color w:val="385623" w:themeColor="accent6" w:themeShade="80"/>
          <w:sz w:val="24"/>
          <w:szCs w:val="24"/>
        </w:rPr>
        <w:t xml:space="preserve"> needs</w:t>
      </w:r>
    </w:p>
    <w:p w14:paraId="1D96D6B6" w14:textId="77777777" w:rsidR="00C61743" w:rsidRDefault="00CC2AB5" w:rsidP="009C0241">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Further a</w:t>
      </w:r>
      <w:r w:rsidR="00C366EC" w:rsidRPr="009C0241">
        <w:rPr>
          <w:rFonts w:ascii="Times New Roman" w:eastAsia="Times New Roman" w:hAnsi="Times New Roman" w:cs="Times New Roman"/>
          <w:color w:val="385623" w:themeColor="accent6" w:themeShade="80"/>
          <w:sz w:val="24"/>
          <w:szCs w:val="24"/>
        </w:rPr>
        <w:t xml:space="preserve">djustment of CGE to Rwanda's needs: </w:t>
      </w:r>
    </w:p>
    <w:p w14:paraId="3DCB6CDD" w14:textId="77777777" w:rsidR="00C61743" w:rsidRDefault="00C61743" w:rsidP="00C61743">
      <w:pPr>
        <w:pStyle w:val="ListParagraph"/>
        <w:widowControl/>
        <w:spacing w:after="0"/>
        <w:ind w:left="36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 xml:space="preserve">VAT </w:t>
      </w:r>
      <w:r w:rsidR="00F6102A">
        <w:rPr>
          <w:rFonts w:ascii="Times New Roman" w:eastAsia="Times New Roman" w:hAnsi="Times New Roman" w:cs="Times New Roman"/>
          <w:color w:val="385623" w:themeColor="accent6" w:themeShade="80"/>
          <w:sz w:val="24"/>
          <w:szCs w:val="24"/>
        </w:rPr>
        <w:t>and excises</w:t>
      </w:r>
      <w:r w:rsidR="00C366EC" w:rsidRPr="002649A0">
        <w:rPr>
          <w:rFonts w:ascii="Times New Roman" w:eastAsia="Times New Roman" w:hAnsi="Times New Roman" w:cs="Times New Roman"/>
          <w:strike/>
          <w:color w:val="385623" w:themeColor="accent6" w:themeShade="80"/>
          <w:sz w:val="24"/>
          <w:szCs w:val="24"/>
          <w:rPrChange w:id="11" w:author="Diao, Xinshen (IFPRI)" w:date="2024-08-13T10:46:00Z" w16du:dateUtc="2024-08-13T14:46:00Z">
            <w:rPr>
              <w:rFonts w:ascii="Times New Roman" w:eastAsia="Times New Roman" w:hAnsi="Times New Roman" w:cs="Times New Roman"/>
              <w:color w:val="385623" w:themeColor="accent6" w:themeShade="80"/>
              <w:sz w:val="24"/>
              <w:szCs w:val="24"/>
            </w:rPr>
          </w:rPrChange>
        </w:rPr>
        <w:t>, incl. exemptions</w:t>
      </w:r>
      <w:r w:rsidR="00CC2AB5" w:rsidRPr="002649A0">
        <w:rPr>
          <w:rFonts w:ascii="Times New Roman" w:eastAsia="Times New Roman" w:hAnsi="Times New Roman" w:cs="Times New Roman"/>
          <w:strike/>
          <w:color w:val="385623" w:themeColor="accent6" w:themeShade="80"/>
          <w:sz w:val="24"/>
          <w:szCs w:val="24"/>
          <w:rPrChange w:id="12" w:author="Diao, Xinshen (IFPRI)" w:date="2024-08-13T10:46:00Z" w16du:dateUtc="2024-08-13T14:46:00Z">
            <w:rPr>
              <w:rFonts w:ascii="Times New Roman" w:eastAsia="Times New Roman" w:hAnsi="Times New Roman" w:cs="Times New Roman"/>
              <w:color w:val="385623" w:themeColor="accent6" w:themeShade="80"/>
              <w:sz w:val="24"/>
              <w:szCs w:val="24"/>
            </w:rPr>
          </w:rPrChange>
        </w:rPr>
        <w:t>, in/formal</w:t>
      </w:r>
      <w:r w:rsidR="00CC2AB5">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 xml:space="preserve"> tax expenditure</w:t>
      </w:r>
      <w:r>
        <w:rPr>
          <w:rFonts w:ascii="Times New Roman" w:eastAsia="Times New Roman" w:hAnsi="Times New Roman" w:cs="Times New Roman"/>
          <w:color w:val="385623" w:themeColor="accent6" w:themeShade="80"/>
          <w:sz w:val="24"/>
          <w:szCs w:val="24"/>
        </w:rPr>
        <w:t xml:space="preserve"> and </w:t>
      </w:r>
      <w:r w:rsidR="00F6102A">
        <w:rPr>
          <w:rFonts w:ascii="Times New Roman" w:eastAsia="Times New Roman" w:hAnsi="Times New Roman" w:cs="Times New Roman"/>
          <w:color w:val="385623" w:themeColor="accent6" w:themeShade="80"/>
          <w:sz w:val="24"/>
          <w:szCs w:val="24"/>
        </w:rPr>
        <w:t>indirect subsidies</w:t>
      </w:r>
    </w:p>
    <w:p w14:paraId="721DB278" w14:textId="47C771A9" w:rsidR="00C366EC" w:rsidRPr="009C0241" w:rsidRDefault="00C61743" w:rsidP="00C61743">
      <w:pPr>
        <w:pStyle w:val="ListParagraph"/>
        <w:widowControl/>
        <w:spacing w:after="0"/>
        <w:ind w:left="36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sector specific</w:t>
      </w:r>
      <w:r w:rsidR="007A4B32">
        <w:rPr>
          <w:rFonts w:ascii="Times New Roman" w:eastAsia="Times New Roman" w:hAnsi="Times New Roman" w:cs="Times New Roman"/>
          <w:color w:val="385623" w:themeColor="accent6" w:themeShade="80"/>
          <w:sz w:val="24"/>
          <w:szCs w:val="24"/>
        </w:rPr>
        <w:t>ation</w:t>
      </w:r>
      <w:r w:rsidR="00C366EC" w:rsidRPr="009C0241">
        <w:rPr>
          <w:rFonts w:ascii="Times New Roman" w:eastAsia="Times New Roman" w:hAnsi="Times New Roman" w:cs="Times New Roman"/>
          <w:color w:val="385623" w:themeColor="accent6" w:themeShade="80"/>
          <w:sz w:val="24"/>
          <w:szCs w:val="24"/>
        </w:rPr>
        <w:t xml:space="preserve"> (gov</w:t>
      </w:r>
      <w:r>
        <w:rPr>
          <w:rFonts w:ascii="Times New Roman" w:eastAsia="Times New Roman" w:hAnsi="Times New Roman" w:cs="Times New Roman"/>
          <w:color w:val="385623" w:themeColor="accent6" w:themeShade="80"/>
          <w:sz w:val="24"/>
          <w:szCs w:val="24"/>
        </w:rPr>
        <w:t>t</w:t>
      </w:r>
      <w:r w:rsidR="00C366EC" w:rsidRPr="009C0241">
        <w:rPr>
          <w:rFonts w:ascii="Times New Roman" w:eastAsia="Times New Roman" w:hAnsi="Times New Roman" w:cs="Times New Roman"/>
          <w:color w:val="385623" w:themeColor="accent6" w:themeShade="80"/>
          <w:sz w:val="24"/>
          <w:szCs w:val="24"/>
        </w:rPr>
        <w:t xml:space="preserve"> services</w:t>
      </w:r>
      <w:commentRangeStart w:id="13"/>
      <w:commentRangeStart w:id="14"/>
      <w:r w:rsidR="00C366EC" w:rsidRPr="009C0241">
        <w:rPr>
          <w:rFonts w:ascii="Times New Roman" w:eastAsia="Times New Roman" w:hAnsi="Times New Roman" w:cs="Times New Roman"/>
          <w:color w:val="385623" w:themeColor="accent6" w:themeShade="80"/>
          <w:sz w:val="24"/>
          <w:szCs w:val="24"/>
        </w:rPr>
        <w:t xml:space="preserve">, </w:t>
      </w:r>
      <w:r w:rsidR="00C366EC" w:rsidRPr="002649A0">
        <w:rPr>
          <w:rFonts w:ascii="Times New Roman" w:eastAsia="Times New Roman" w:hAnsi="Times New Roman" w:cs="Times New Roman"/>
          <w:strike/>
          <w:color w:val="385623" w:themeColor="accent6" w:themeShade="80"/>
          <w:sz w:val="24"/>
          <w:szCs w:val="24"/>
          <w:rPrChange w:id="15" w:author="Diao, Xinshen (IFPRI)" w:date="2024-08-13T10:51:00Z" w16du:dateUtc="2024-08-13T14:51:00Z">
            <w:rPr>
              <w:rFonts w:ascii="Times New Roman" w:eastAsia="Times New Roman" w:hAnsi="Times New Roman" w:cs="Times New Roman"/>
              <w:color w:val="385623" w:themeColor="accent6" w:themeShade="80"/>
              <w:sz w:val="24"/>
              <w:szCs w:val="24"/>
            </w:rPr>
          </w:rPrChange>
        </w:rPr>
        <w:t>re-exports</w:t>
      </w:r>
      <w:r w:rsidR="00CC2AB5">
        <w:rPr>
          <w:rFonts w:ascii="Times New Roman" w:eastAsia="Times New Roman" w:hAnsi="Times New Roman" w:cs="Times New Roman"/>
          <w:color w:val="385623" w:themeColor="accent6" w:themeShade="80"/>
          <w:sz w:val="24"/>
          <w:szCs w:val="24"/>
        </w:rPr>
        <w:t>,</w:t>
      </w:r>
      <w:r>
        <w:rPr>
          <w:rFonts w:ascii="Times New Roman" w:eastAsia="Times New Roman" w:hAnsi="Times New Roman" w:cs="Times New Roman"/>
          <w:color w:val="385623" w:themeColor="accent6" w:themeShade="80"/>
          <w:sz w:val="24"/>
          <w:szCs w:val="24"/>
        </w:rPr>
        <w:t xml:space="preserve">…) </w:t>
      </w:r>
      <w:commentRangeEnd w:id="13"/>
      <w:r w:rsidR="00FA640E">
        <w:rPr>
          <w:rStyle w:val="CommentReference"/>
        </w:rPr>
        <w:commentReference w:id="13"/>
      </w:r>
      <w:commentRangeEnd w:id="14"/>
      <w:r w:rsidR="005835AD">
        <w:rPr>
          <w:rStyle w:val="CommentReference"/>
        </w:rPr>
        <w:commentReference w:id="14"/>
      </w:r>
      <w:r>
        <w:rPr>
          <w:rFonts w:ascii="Times New Roman" w:eastAsia="Times New Roman" w:hAnsi="Times New Roman" w:cs="Times New Roman"/>
          <w:color w:val="385623" w:themeColor="accent6" w:themeShade="80"/>
          <w:sz w:val="24"/>
          <w:szCs w:val="24"/>
        </w:rPr>
        <w:t>and</w:t>
      </w:r>
      <w:r w:rsidR="00CC2AB5">
        <w:rPr>
          <w:rFonts w:ascii="Times New Roman" w:eastAsia="Times New Roman" w:hAnsi="Times New Roman" w:cs="Times New Roman"/>
          <w:color w:val="385623" w:themeColor="accent6" w:themeShade="80"/>
          <w:sz w:val="24"/>
          <w:szCs w:val="24"/>
        </w:rPr>
        <w:t xml:space="preserve"> </w:t>
      </w:r>
      <w:r w:rsidR="00C366EC" w:rsidRPr="009C0241">
        <w:rPr>
          <w:rFonts w:ascii="Times New Roman" w:eastAsia="Times New Roman" w:hAnsi="Times New Roman" w:cs="Times New Roman"/>
          <w:color w:val="385623" w:themeColor="accent6" w:themeShade="80"/>
          <w:sz w:val="24"/>
          <w:szCs w:val="24"/>
        </w:rPr>
        <w:t>public capital in production functions</w:t>
      </w:r>
    </w:p>
    <w:p w14:paraId="7854AB43" w14:textId="7366B06E" w:rsidR="00C366EC" w:rsidRPr="009C0241" w:rsidRDefault="00C366EC" w:rsidP="00C366EC">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sidRPr="009C0241">
        <w:rPr>
          <w:rFonts w:ascii="Times New Roman" w:eastAsia="Times New Roman" w:hAnsi="Times New Roman" w:cs="Times New Roman"/>
          <w:color w:val="385623" w:themeColor="accent6" w:themeShade="80"/>
          <w:sz w:val="24"/>
          <w:szCs w:val="24"/>
        </w:rPr>
        <w:t>Adjustment of the CGE and programming to enable recursive dynamic simulations</w:t>
      </w:r>
    </w:p>
    <w:p w14:paraId="633B2B57" w14:textId="5B71A923" w:rsidR="00C366EC" w:rsidRPr="009C0241" w:rsidRDefault="00C366EC" w:rsidP="00C366EC">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sidRPr="009C0241">
        <w:rPr>
          <w:rFonts w:ascii="Times New Roman" w:eastAsia="Times New Roman" w:hAnsi="Times New Roman" w:cs="Times New Roman"/>
          <w:color w:val="385623" w:themeColor="accent6" w:themeShade="80"/>
          <w:sz w:val="24"/>
          <w:szCs w:val="24"/>
        </w:rPr>
        <w:t>Training in making changes in model specification in GAMS, including simplifying the GAMS code where possibl</w:t>
      </w:r>
      <w:r w:rsidR="00CC2AB5">
        <w:rPr>
          <w:rFonts w:ascii="Times New Roman" w:eastAsia="Times New Roman" w:hAnsi="Times New Roman" w:cs="Times New Roman"/>
          <w:color w:val="385623" w:themeColor="accent6" w:themeShade="80"/>
          <w:sz w:val="24"/>
          <w:szCs w:val="24"/>
        </w:rPr>
        <w:t>e</w:t>
      </w:r>
    </w:p>
    <w:p w14:paraId="6FFA8823" w14:textId="0E4080D2" w:rsidR="00C366EC" w:rsidRPr="005C2C42" w:rsidRDefault="00C366EC" w:rsidP="00C366EC">
      <w:pPr>
        <w:pStyle w:val="ListParagraph"/>
        <w:widowControl/>
        <w:numPr>
          <w:ilvl w:val="0"/>
          <w:numId w:val="23"/>
        </w:numPr>
        <w:shd w:val="clear" w:color="auto" w:fill="FFFFFF"/>
        <w:spacing w:after="120"/>
        <w:rPr>
          <w:color w:val="385623" w:themeColor="accent6" w:themeShade="80"/>
        </w:rPr>
      </w:pPr>
      <w:r w:rsidRPr="005C2C42">
        <w:rPr>
          <w:rFonts w:ascii="Times New Roman" w:eastAsia="Times New Roman" w:hAnsi="Times New Roman" w:cs="Times New Roman"/>
          <w:color w:val="385623" w:themeColor="accent6" w:themeShade="80"/>
          <w:sz w:val="24"/>
          <w:szCs w:val="24"/>
        </w:rPr>
        <w:t xml:space="preserve">Training in specifying/running a variety of scenarios </w:t>
      </w:r>
      <w:r w:rsidR="00CC2AB5" w:rsidRPr="009C0241">
        <w:rPr>
          <w:rFonts w:ascii="Times New Roman" w:eastAsia="Times New Roman" w:hAnsi="Times New Roman" w:cs="Times New Roman"/>
          <w:color w:val="385623" w:themeColor="accent6" w:themeShade="80"/>
          <w:sz w:val="24"/>
          <w:szCs w:val="24"/>
        </w:rPr>
        <w:t>(</w:t>
      </w:r>
      <w:r w:rsidR="00CC2AB5">
        <w:rPr>
          <w:rFonts w:ascii="Times New Roman" w:eastAsia="Times New Roman" w:hAnsi="Times New Roman" w:cs="Times New Roman"/>
          <w:color w:val="385623" w:themeColor="accent6" w:themeShade="80"/>
          <w:sz w:val="24"/>
          <w:szCs w:val="24"/>
        </w:rPr>
        <w:t>in/</w:t>
      </w:r>
      <w:r w:rsidR="00CC2AB5" w:rsidRPr="009C0241">
        <w:rPr>
          <w:rFonts w:ascii="Times New Roman" w:eastAsia="Times New Roman" w:hAnsi="Times New Roman" w:cs="Times New Roman"/>
          <w:color w:val="385623" w:themeColor="accent6" w:themeShade="80"/>
          <w:sz w:val="24"/>
          <w:szCs w:val="24"/>
        </w:rPr>
        <w:t xml:space="preserve">direct taxes, sector capital stocks, </w:t>
      </w:r>
      <w:r w:rsidR="00CC2AB5">
        <w:rPr>
          <w:rFonts w:ascii="Times New Roman" w:eastAsia="Times New Roman" w:hAnsi="Times New Roman" w:cs="Times New Roman"/>
          <w:color w:val="385623" w:themeColor="accent6" w:themeShade="80"/>
          <w:sz w:val="24"/>
          <w:szCs w:val="24"/>
        </w:rPr>
        <w:t xml:space="preserve">TFP, </w:t>
      </w:r>
      <w:r w:rsidR="00CC2AB5" w:rsidRPr="009C0241">
        <w:rPr>
          <w:rFonts w:ascii="Times New Roman" w:eastAsia="Times New Roman" w:hAnsi="Times New Roman" w:cs="Times New Roman"/>
          <w:color w:val="385623" w:themeColor="accent6" w:themeShade="80"/>
          <w:sz w:val="24"/>
          <w:szCs w:val="24"/>
        </w:rPr>
        <w:t>govt spending</w:t>
      </w:r>
      <w:r w:rsidR="00CC2AB5">
        <w:rPr>
          <w:rFonts w:ascii="Times New Roman" w:eastAsia="Times New Roman" w:hAnsi="Times New Roman" w:cs="Times New Roman"/>
          <w:color w:val="385623" w:themeColor="accent6" w:themeShade="80"/>
          <w:sz w:val="24"/>
          <w:szCs w:val="24"/>
        </w:rPr>
        <w:t>, …) and interpreting results</w:t>
      </w:r>
      <w:r w:rsidR="00F6102A">
        <w:rPr>
          <w:rFonts w:ascii="Times New Roman" w:eastAsia="Times New Roman" w:hAnsi="Times New Roman" w:cs="Times New Roman"/>
          <w:color w:val="385623" w:themeColor="accent6" w:themeShade="80"/>
          <w:sz w:val="24"/>
          <w:szCs w:val="24"/>
        </w:rPr>
        <w:t>, in comparison with results of other CGEs</w:t>
      </w:r>
      <w:r w:rsidR="00CC2AB5">
        <w:rPr>
          <w:rFonts w:ascii="Times New Roman" w:eastAsia="Times New Roman" w:hAnsi="Times New Roman" w:cs="Times New Roman"/>
          <w:color w:val="385623" w:themeColor="accent6" w:themeShade="80"/>
          <w:sz w:val="24"/>
          <w:szCs w:val="24"/>
        </w:rPr>
        <w:t>.</w:t>
      </w:r>
    </w:p>
    <w:p w14:paraId="45DA641F" w14:textId="6D2E2ECF" w:rsidR="008F18FA" w:rsidRPr="00D50E93" w:rsidRDefault="00C366EC" w:rsidP="00C61743">
      <w:pPr>
        <w:widowControl/>
        <w:spacing w:after="160" w:line="259" w:lineRule="auto"/>
        <w:rPr>
          <w:rFonts w:ascii="Times New Roman" w:hAnsi="Times New Roman" w:cs="Times New Roman"/>
          <w:b/>
          <w:color w:val="385623" w:themeColor="accent6" w:themeShade="80"/>
          <w:sz w:val="24"/>
          <w:szCs w:val="24"/>
        </w:rPr>
      </w:pPr>
      <w:r>
        <w:rPr>
          <w:rFonts w:ascii="Times New Roman" w:eastAsia="Times New Roman" w:hAnsi="Times New Roman" w:cs="Times New Roman"/>
          <w:b/>
          <w:bCs/>
          <w:iCs/>
          <w:caps/>
          <w:sz w:val="24"/>
          <w:szCs w:val="24"/>
        </w:rPr>
        <w:br w:type="page"/>
      </w:r>
      <w:r w:rsidR="00D50E93" w:rsidRPr="00D50E93">
        <w:rPr>
          <w:rFonts w:ascii="Times New Roman" w:hAnsi="Times New Roman" w:cs="Times New Roman"/>
          <w:b/>
          <w:color w:val="385623" w:themeColor="accent6" w:themeShade="80"/>
          <w:sz w:val="24"/>
          <w:szCs w:val="24"/>
        </w:rPr>
        <w:lastRenderedPageBreak/>
        <w:t>M</w:t>
      </w:r>
      <w:r w:rsidR="00CC2AB5" w:rsidRPr="00D50E93">
        <w:rPr>
          <w:rFonts w:ascii="Times New Roman" w:hAnsi="Times New Roman" w:cs="Times New Roman"/>
          <w:b/>
          <w:color w:val="385623" w:themeColor="accent6" w:themeShade="80"/>
          <w:sz w:val="24"/>
          <w:szCs w:val="24"/>
        </w:rPr>
        <w:t xml:space="preserve">ODALITIES, </w:t>
      </w:r>
      <w:r w:rsidR="008F18FA" w:rsidRPr="00D50E93">
        <w:rPr>
          <w:rFonts w:ascii="Times New Roman" w:hAnsi="Times New Roman" w:cs="Times New Roman"/>
          <w:b/>
          <w:color w:val="385623" w:themeColor="accent6" w:themeShade="80"/>
          <w:sz w:val="24"/>
          <w:szCs w:val="24"/>
        </w:rPr>
        <w:t xml:space="preserve">DELIVERABLES </w:t>
      </w:r>
      <w:r w:rsidR="00694431" w:rsidRPr="00D50E93">
        <w:rPr>
          <w:rFonts w:ascii="Times New Roman" w:hAnsi="Times New Roman" w:cs="Times New Roman"/>
          <w:b/>
          <w:color w:val="385623" w:themeColor="accent6" w:themeShade="80"/>
          <w:sz w:val="24"/>
          <w:szCs w:val="24"/>
        </w:rPr>
        <w:t xml:space="preserve">AND </w:t>
      </w:r>
      <w:r w:rsidR="008F18FA" w:rsidRPr="00D50E93">
        <w:rPr>
          <w:rFonts w:ascii="Times New Roman" w:hAnsi="Times New Roman" w:cs="Times New Roman"/>
          <w:b/>
          <w:color w:val="385623" w:themeColor="accent6" w:themeShade="80"/>
          <w:sz w:val="24"/>
          <w:szCs w:val="24"/>
        </w:rPr>
        <w:t xml:space="preserve">TIMELINE </w:t>
      </w:r>
    </w:p>
    <w:p w14:paraId="1BD226A2" w14:textId="6B6E9596" w:rsidR="0002533A" w:rsidRPr="0002533A" w:rsidRDefault="00D50E93" w:rsidP="0002533A">
      <w:pPr>
        <w:spacing w:before="200"/>
        <w:rPr>
          <w:ins w:id="16" w:author="arend Kouwenaar" w:date="2024-08-13T18:43:00Z"/>
          <w:rFonts w:ascii="Times New Roman" w:hAnsi="Times New Roman" w:cs="Times New Roman"/>
          <w:iCs/>
          <w:color w:val="385623" w:themeColor="accent6" w:themeShade="80"/>
          <w:sz w:val="24"/>
          <w:szCs w:val="24"/>
        </w:rPr>
      </w:pPr>
      <w:r w:rsidRPr="00D50E93">
        <w:rPr>
          <w:rFonts w:ascii="Times New Roman" w:hAnsi="Times New Roman" w:cs="Times New Roman"/>
          <w:iCs/>
          <w:color w:val="385623" w:themeColor="accent6" w:themeShade="80"/>
          <w:sz w:val="24"/>
          <w:szCs w:val="24"/>
        </w:rPr>
        <w:t>The support from IFPRI will be provided via online video sessions, on-line exchanges</w:t>
      </w:r>
      <w:commentRangeStart w:id="17"/>
      <w:ins w:id="18" w:author="arend Kouwenaar" w:date="2024-08-13T18:43:00Z">
        <w:r w:rsidR="0002533A" w:rsidRPr="0002533A">
          <w:rPr>
            <w:rFonts w:ascii="Times New Roman" w:hAnsi="Times New Roman" w:cs="Times New Roman"/>
            <w:iCs/>
            <w:color w:val="385623" w:themeColor="accent6" w:themeShade="80"/>
            <w:sz w:val="24"/>
            <w:szCs w:val="24"/>
          </w:rPr>
          <w:t>, and two on-site 1</w:t>
        </w:r>
      </w:ins>
      <w:ins w:id="19" w:author="arend Kouwenaar" w:date="2024-08-13T18:43:00Z" w16du:dateUtc="2024-08-13T22:43:00Z">
        <w:r w:rsidR="0002533A">
          <w:rPr>
            <w:rFonts w:ascii="Times New Roman" w:hAnsi="Times New Roman" w:cs="Times New Roman"/>
            <w:iCs/>
            <w:color w:val="385623" w:themeColor="accent6" w:themeShade="80"/>
            <w:sz w:val="24"/>
            <w:szCs w:val="24"/>
          </w:rPr>
          <w:t>0</w:t>
        </w:r>
      </w:ins>
      <w:ins w:id="20" w:author="arend Kouwenaar" w:date="2024-08-13T18:43:00Z">
        <w:r w:rsidR="0002533A" w:rsidRPr="0002533A">
          <w:rPr>
            <w:rFonts w:ascii="Times New Roman" w:hAnsi="Times New Roman" w:cs="Times New Roman"/>
            <w:iCs/>
            <w:color w:val="385623" w:themeColor="accent6" w:themeShade="80"/>
            <w:sz w:val="24"/>
            <w:szCs w:val="24"/>
          </w:rPr>
          <w:t xml:space="preserve"> days workshops</w:t>
        </w:r>
        <w:commentRangeEnd w:id="17"/>
        <w:r w:rsidR="0002533A" w:rsidRPr="0002533A">
          <w:rPr>
            <w:rFonts w:ascii="Times New Roman" w:hAnsi="Times New Roman" w:cs="Times New Roman"/>
            <w:iCs/>
            <w:color w:val="385623" w:themeColor="accent6" w:themeShade="80"/>
            <w:sz w:val="24"/>
            <w:szCs w:val="24"/>
          </w:rPr>
          <w:commentReference w:id="17"/>
        </w:r>
        <w:r w:rsidR="0002533A" w:rsidRPr="0002533A">
          <w:rPr>
            <w:rFonts w:ascii="Times New Roman" w:hAnsi="Times New Roman" w:cs="Times New Roman"/>
            <w:iCs/>
            <w:color w:val="385623" w:themeColor="accent6" w:themeShade="80"/>
            <w:sz w:val="24"/>
            <w:szCs w:val="24"/>
          </w:rPr>
          <w:t xml:space="preserve"> </w:t>
        </w:r>
      </w:ins>
    </w:p>
    <w:p w14:paraId="45DA6420" w14:textId="7DE752AE" w:rsidR="008F18FA" w:rsidRDefault="00D50E93" w:rsidP="00877FF3">
      <w:pPr>
        <w:spacing w:before="200"/>
        <w:rPr>
          <w:rFonts w:ascii="Times New Roman" w:hAnsi="Times New Roman" w:cs="Times New Roman"/>
          <w:iCs/>
          <w:color w:val="385623" w:themeColor="accent6" w:themeShade="80"/>
          <w:sz w:val="24"/>
          <w:szCs w:val="24"/>
        </w:rPr>
      </w:pPr>
      <w:r w:rsidRPr="00D50E93">
        <w:rPr>
          <w:rFonts w:ascii="Times New Roman" w:hAnsi="Times New Roman" w:cs="Times New Roman"/>
          <w:iCs/>
          <w:color w:val="385623" w:themeColor="accent6" w:themeShade="80"/>
          <w:sz w:val="24"/>
          <w:szCs w:val="24"/>
        </w:rPr>
        <w:t>.</w:t>
      </w:r>
    </w:p>
    <w:p w14:paraId="1632C9C0" w14:textId="5F81E9F2" w:rsidR="00C61743" w:rsidRPr="00C61743" w:rsidRDefault="00C61743" w:rsidP="00877FF3">
      <w:pPr>
        <w:spacing w:before="200"/>
        <w:rPr>
          <w:rFonts w:ascii="Times New Roman" w:hAnsi="Times New Roman" w:cs="Times New Roman"/>
          <w:b/>
          <w:bCs/>
          <w:iCs/>
          <w:color w:val="385623" w:themeColor="accent6" w:themeShade="80"/>
          <w:sz w:val="24"/>
          <w:szCs w:val="24"/>
        </w:rPr>
      </w:pPr>
      <w:r w:rsidRPr="00C61743">
        <w:rPr>
          <w:rFonts w:ascii="Times New Roman" w:hAnsi="Times New Roman" w:cs="Times New Roman"/>
          <w:b/>
          <w:bCs/>
          <w:iCs/>
          <w:color w:val="385623" w:themeColor="accent6" w:themeShade="80"/>
          <w:sz w:val="24"/>
          <w:szCs w:val="24"/>
        </w:rPr>
        <w:t>Rwandan participants</w:t>
      </w:r>
    </w:p>
    <w:p w14:paraId="1BE1042D" w14:textId="137CB86F" w:rsidR="00C61743" w:rsidRDefault="00C61743" w:rsidP="00C61743">
      <w:pPr>
        <w:spacing w:after="120"/>
        <w:rPr>
          <w:rFonts w:ascii="Times New Roman" w:hAnsi="Times New Roman" w:cs="Times New Roman"/>
        </w:rPr>
      </w:pPr>
      <w:r>
        <w:rPr>
          <w:rFonts w:ascii="Times New Roman" w:hAnsi="Times New Roman" w:cs="Times New Roman"/>
        </w:rPr>
        <w:t>3</w:t>
      </w:r>
      <w:r w:rsidRPr="00877FF3">
        <w:rPr>
          <w:rFonts w:ascii="Times New Roman" w:hAnsi="Times New Roman" w:cs="Times New Roman"/>
        </w:rPr>
        <w:t xml:space="preserve"> staff of OCE’s modeling group,</w:t>
      </w:r>
      <w:r>
        <w:rPr>
          <w:rFonts w:ascii="Times New Roman" w:hAnsi="Times New Roman" w:cs="Times New Roman"/>
        </w:rPr>
        <w:t xml:space="preserve"> plus </w:t>
      </w:r>
      <w:r w:rsidRPr="00877FF3">
        <w:rPr>
          <w:rFonts w:ascii="Times New Roman" w:hAnsi="Times New Roman" w:cs="Times New Roman"/>
        </w:rPr>
        <w:t xml:space="preserve">1-2 </w:t>
      </w:r>
      <w:r>
        <w:rPr>
          <w:rFonts w:ascii="Times New Roman" w:hAnsi="Times New Roman" w:cs="Times New Roman"/>
        </w:rPr>
        <w:t>interns</w:t>
      </w:r>
      <w:r w:rsidRPr="00877FF3">
        <w:rPr>
          <w:rFonts w:ascii="Times New Roman" w:hAnsi="Times New Roman" w:cs="Times New Roman"/>
        </w:rPr>
        <w:t xml:space="preserve"> with CGE experience</w:t>
      </w:r>
    </w:p>
    <w:p w14:paraId="76A4BBAA" w14:textId="77777777" w:rsidR="00C61743" w:rsidRDefault="00C61743" w:rsidP="00C61743">
      <w:pPr>
        <w:spacing w:after="120"/>
        <w:rPr>
          <w:rFonts w:ascii="Times New Roman" w:hAnsi="Times New Roman" w:cs="Times New Roman"/>
        </w:rPr>
      </w:pPr>
      <w:r w:rsidRPr="00877FF3">
        <w:rPr>
          <w:rFonts w:ascii="Times New Roman" w:hAnsi="Times New Roman" w:cs="Times New Roman"/>
        </w:rPr>
        <w:t>1-2 staff</w:t>
      </w:r>
      <w:r>
        <w:rPr>
          <w:rFonts w:ascii="Times New Roman" w:hAnsi="Times New Roman" w:cs="Times New Roman"/>
        </w:rPr>
        <w:t>/interns</w:t>
      </w:r>
      <w:r w:rsidRPr="00877FF3">
        <w:rPr>
          <w:rFonts w:ascii="Times New Roman" w:hAnsi="Times New Roman" w:cs="Times New Roman"/>
        </w:rPr>
        <w:t xml:space="preserve"> from T</w:t>
      </w:r>
      <w:r>
        <w:rPr>
          <w:rFonts w:ascii="Times New Roman" w:hAnsi="Times New Roman" w:cs="Times New Roman"/>
        </w:rPr>
        <w:t xml:space="preserve">ax Policy Dept </w:t>
      </w:r>
    </w:p>
    <w:p w14:paraId="54FEDE1A" w14:textId="6EC76975" w:rsidR="00C61743" w:rsidRDefault="00C61743" w:rsidP="00C61743">
      <w:pPr>
        <w:spacing w:after="120"/>
        <w:rPr>
          <w:rFonts w:ascii="Times New Roman" w:hAnsi="Times New Roman" w:cs="Times New Roman"/>
        </w:rPr>
      </w:pPr>
      <w:r>
        <w:rPr>
          <w:rFonts w:ascii="Times New Roman" w:hAnsi="Times New Roman" w:cs="Times New Roman"/>
        </w:rPr>
        <w:t>1</w:t>
      </w:r>
      <w:r w:rsidRPr="00877FF3">
        <w:rPr>
          <w:rFonts w:ascii="Times New Roman" w:hAnsi="Times New Roman" w:cs="Times New Roman"/>
        </w:rPr>
        <w:t>-2 counterparts in RRA</w:t>
      </w:r>
      <w:r w:rsidR="00041B08">
        <w:rPr>
          <w:rFonts w:ascii="Times New Roman" w:hAnsi="Times New Roman" w:cs="Times New Roman"/>
        </w:rPr>
        <w:t xml:space="preserve"> research dept</w:t>
      </w:r>
    </w:p>
    <w:p w14:paraId="5EA90799" w14:textId="39AFF9C7" w:rsidR="00C61743" w:rsidRDefault="00041B08" w:rsidP="00C61743">
      <w:pPr>
        <w:spacing w:after="120"/>
        <w:rPr>
          <w:rFonts w:ascii="Times New Roman" w:hAnsi="Times New Roman" w:cs="Times New Roman"/>
        </w:rPr>
      </w:pPr>
      <w:r>
        <w:rPr>
          <w:rFonts w:ascii="Times New Roman" w:hAnsi="Times New Roman" w:cs="Times New Roman"/>
        </w:rPr>
        <w:t>1-2</w:t>
      </w:r>
      <w:r w:rsidR="00C61743" w:rsidRPr="00877FF3">
        <w:rPr>
          <w:rFonts w:ascii="Times New Roman" w:hAnsi="Times New Roman" w:cs="Times New Roman"/>
        </w:rPr>
        <w:t xml:space="preserve"> staff from NBR focusing on CGE</w:t>
      </w:r>
    </w:p>
    <w:p w14:paraId="2BDE3192" w14:textId="120FB344" w:rsidR="00C61743" w:rsidRDefault="00C61743" w:rsidP="00C61743">
      <w:pPr>
        <w:spacing w:after="120"/>
        <w:rPr>
          <w:rFonts w:ascii="Times New Roman" w:hAnsi="Times New Roman" w:cs="Times New Roman"/>
          <w:iCs/>
          <w:color w:val="385623" w:themeColor="accent6" w:themeShade="80"/>
          <w:sz w:val="24"/>
          <w:szCs w:val="24"/>
        </w:rPr>
      </w:pPr>
      <w:r w:rsidRPr="00877FF3">
        <w:rPr>
          <w:rFonts w:ascii="Times New Roman" w:hAnsi="Times New Roman" w:cs="Times New Roman"/>
        </w:rPr>
        <w:t xml:space="preserve">possibly </w:t>
      </w:r>
      <w:r w:rsidR="00041B08">
        <w:rPr>
          <w:rFonts w:ascii="Times New Roman" w:hAnsi="Times New Roman" w:cs="Times New Roman"/>
        </w:rPr>
        <w:t xml:space="preserve">1-2 </w:t>
      </w:r>
      <w:r w:rsidRPr="00877FF3">
        <w:rPr>
          <w:rFonts w:ascii="Times New Roman" w:hAnsi="Times New Roman" w:cs="Times New Roman"/>
        </w:rPr>
        <w:t>NDPR</w:t>
      </w:r>
      <w:r w:rsidR="00041B08">
        <w:rPr>
          <w:rFonts w:ascii="Times New Roman" w:hAnsi="Times New Roman" w:cs="Times New Roman"/>
        </w:rPr>
        <w:t>/</w:t>
      </w:r>
      <w:r w:rsidRPr="00877FF3">
        <w:rPr>
          <w:rFonts w:ascii="Times New Roman" w:hAnsi="Times New Roman" w:cs="Times New Roman"/>
        </w:rPr>
        <w:t xml:space="preserve"> NISR staff.</w:t>
      </w:r>
    </w:p>
    <w:p w14:paraId="0327F6D8" w14:textId="77777777" w:rsidR="00C61743" w:rsidRPr="00D50E93" w:rsidRDefault="00C61743" w:rsidP="00877FF3">
      <w:pPr>
        <w:spacing w:before="200"/>
        <w:rPr>
          <w:rFonts w:ascii="Times New Roman" w:hAnsi="Times New Roman" w:cs="Times New Roman"/>
          <w:iCs/>
          <w:color w:val="385623" w:themeColor="accent6" w:themeShade="80"/>
          <w:sz w:val="24"/>
          <w:szCs w:val="24"/>
        </w:rPr>
      </w:pPr>
    </w:p>
    <w:tbl>
      <w:tblPr>
        <w:tblStyle w:val="TableGrid"/>
        <w:tblW w:w="5147" w:type="pct"/>
        <w:tblLook w:val="04A0" w:firstRow="1" w:lastRow="0" w:firstColumn="1" w:lastColumn="0" w:noHBand="0" w:noVBand="1"/>
      </w:tblPr>
      <w:tblGrid>
        <w:gridCol w:w="3057"/>
        <w:gridCol w:w="6568"/>
      </w:tblGrid>
      <w:tr w:rsidR="00D50E93" w:rsidRPr="00D50E93" w14:paraId="45DA6423" w14:textId="77777777" w:rsidTr="003A6B2F">
        <w:trPr>
          <w:trHeight w:val="20"/>
        </w:trPr>
        <w:tc>
          <w:tcPr>
            <w:tcW w:w="5000" w:type="pct"/>
            <w:gridSpan w:val="2"/>
            <w:shd w:val="clear" w:color="auto" w:fill="DEEAF6" w:themeFill="accent1" w:themeFillTint="33"/>
          </w:tcPr>
          <w:p w14:paraId="455760A8" w14:textId="13EE06C8" w:rsidR="00A229BB" w:rsidRDefault="003C63C7" w:rsidP="00877FF3">
            <w:pPr>
              <w:spacing w:after="0"/>
              <w:jc w:val="center"/>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 xml:space="preserve">Timetable </w:t>
            </w:r>
            <w:r w:rsidR="00D50E93">
              <w:rPr>
                <w:rFonts w:ascii="Times New Roman" w:hAnsi="Times New Roman" w:cs="Times New Roman"/>
                <w:b/>
                <w:iCs/>
                <w:color w:val="385623" w:themeColor="accent6" w:themeShade="80"/>
                <w:sz w:val="24"/>
                <w:szCs w:val="24"/>
              </w:rPr>
              <w:t xml:space="preserve">further development &amp; training </w:t>
            </w:r>
            <w:r w:rsidRPr="00D50E93">
              <w:rPr>
                <w:rFonts w:ascii="Times New Roman" w:hAnsi="Times New Roman" w:cs="Times New Roman"/>
                <w:b/>
                <w:iCs/>
                <w:color w:val="385623" w:themeColor="accent6" w:themeShade="80"/>
                <w:sz w:val="24"/>
                <w:szCs w:val="24"/>
              </w:rPr>
              <w:t>SAM/CGE</w:t>
            </w:r>
            <w:r w:rsidR="00A16E2E" w:rsidRPr="00D50E93">
              <w:rPr>
                <w:rFonts w:ascii="Times New Roman" w:hAnsi="Times New Roman" w:cs="Times New Roman"/>
                <w:b/>
                <w:iCs/>
                <w:color w:val="385623" w:themeColor="accent6" w:themeShade="80"/>
                <w:sz w:val="24"/>
                <w:szCs w:val="24"/>
              </w:rPr>
              <w:t xml:space="preserve">, </w:t>
            </w:r>
            <w:r w:rsidR="00D50E93">
              <w:rPr>
                <w:rFonts w:ascii="Times New Roman" w:hAnsi="Times New Roman" w:cs="Times New Roman"/>
                <w:b/>
                <w:iCs/>
                <w:color w:val="385623" w:themeColor="accent6" w:themeShade="80"/>
                <w:sz w:val="24"/>
                <w:szCs w:val="24"/>
              </w:rPr>
              <w:t>[July-</w:t>
            </w:r>
            <w:r w:rsidR="007A4B32">
              <w:rPr>
                <w:rFonts w:ascii="Times New Roman" w:hAnsi="Times New Roman" w:cs="Times New Roman"/>
                <w:b/>
                <w:iCs/>
                <w:color w:val="385623" w:themeColor="accent6" w:themeShade="80"/>
                <w:sz w:val="24"/>
                <w:szCs w:val="24"/>
              </w:rPr>
              <w:t>Oc</w:t>
            </w:r>
            <w:r w:rsidR="00D50E93">
              <w:rPr>
                <w:rFonts w:ascii="Times New Roman" w:hAnsi="Times New Roman" w:cs="Times New Roman"/>
                <w:b/>
                <w:iCs/>
                <w:color w:val="385623" w:themeColor="accent6" w:themeShade="80"/>
                <w:sz w:val="24"/>
                <w:szCs w:val="24"/>
              </w:rPr>
              <w:t xml:space="preserve">t] </w:t>
            </w:r>
            <w:r w:rsidR="00A16E2E" w:rsidRPr="00D50E93">
              <w:rPr>
                <w:rFonts w:ascii="Times New Roman" w:hAnsi="Times New Roman" w:cs="Times New Roman"/>
                <w:b/>
                <w:iCs/>
                <w:color w:val="385623" w:themeColor="accent6" w:themeShade="80"/>
                <w:sz w:val="24"/>
                <w:szCs w:val="24"/>
              </w:rPr>
              <w:t>2024</w:t>
            </w:r>
          </w:p>
          <w:p w14:paraId="45DA6421" w14:textId="22D31695" w:rsidR="00D50E93" w:rsidRPr="00D50E93" w:rsidRDefault="00D50E93" w:rsidP="00877FF3">
            <w:pPr>
              <w:spacing w:after="0"/>
              <w:jc w:val="center"/>
              <w:rPr>
                <w:rFonts w:ascii="Times New Roman" w:hAnsi="Times New Roman" w:cs="Times New Roman"/>
                <w:b/>
                <w:iCs/>
                <w:color w:val="385623" w:themeColor="accent6" w:themeShade="80"/>
                <w:sz w:val="24"/>
                <w:szCs w:val="24"/>
              </w:rPr>
            </w:pPr>
          </w:p>
        </w:tc>
      </w:tr>
      <w:tr w:rsidR="00D50E93" w:rsidRPr="00D50E93" w14:paraId="45DA6428" w14:textId="77777777" w:rsidTr="003A6B2F">
        <w:trPr>
          <w:trHeight w:val="20"/>
        </w:trPr>
        <w:tc>
          <w:tcPr>
            <w:tcW w:w="1588" w:type="pct"/>
            <w:shd w:val="clear" w:color="auto" w:fill="DEEAF6" w:themeFill="accent1" w:themeFillTint="33"/>
          </w:tcPr>
          <w:p w14:paraId="45DA6424" w14:textId="5DA5CF67" w:rsidR="00A229BB" w:rsidRPr="00D50E93" w:rsidRDefault="00DC0A77" w:rsidP="00877FF3">
            <w:pPr>
              <w:spacing w:after="0"/>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Timeline</w:t>
            </w:r>
          </w:p>
        </w:tc>
        <w:tc>
          <w:tcPr>
            <w:tcW w:w="3412" w:type="pct"/>
            <w:shd w:val="clear" w:color="auto" w:fill="DEEAF6" w:themeFill="accent1" w:themeFillTint="33"/>
          </w:tcPr>
          <w:p w14:paraId="45DA6425" w14:textId="77777777" w:rsidR="00A229BB" w:rsidRPr="00D50E93" w:rsidRDefault="00A229BB" w:rsidP="00D50E93">
            <w:pPr>
              <w:spacing w:after="120"/>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Deliverables</w:t>
            </w:r>
          </w:p>
        </w:tc>
      </w:tr>
      <w:tr w:rsidR="00D50E93" w:rsidRPr="00D50E93" w14:paraId="45DA642D" w14:textId="77777777" w:rsidTr="003A6B2F">
        <w:trPr>
          <w:trHeight w:val="20"/>
        </w:trPr>
        <w:tc>
          <w:tcPr>
            <w:tcW w:w="1588" w:type="pct"/>
          </w:tcPr>
          <w:p w14:paraId="78FEBB88" w14:textId="45141310" w:rsidR="00A229BB" w:rsidRPr="007A4B32" w:rsidRDefault="00CC2AB5" w:rsidP="00C61743">
            <w:pPr>
              <w:spacing w:after="120"/>
              <w:rPr>
                <w:rFonts w:ascii="Times New Roman" w:hAnsi="Times New Roman" w:cs="Times New Roman"/>
                <w:b/>
                <w:iCs/>
                <w:color w:val="385623" w:themeColor="accent6" w:themeShade="80"/>
                <w:sz w:val="24"/>
                <w:szCs w:val="24"/>
              </w:rPr>
            </w:pPr>
            <w:del w:id="21" w:author="Diao, Xinshen (IFPRI)" w:date="2024-08-13T10:57:00Z" w16du:dateUtc="2024-08-13T14:57:00Z">
              <w:r w:rsidRPr="007A4B32" w:rsidDel="00FA640E">
                <w:rPr>
                  <w:rFonts w:ascii="Times New Roman" w:hAnsi="Times New Roman" w:cs="Times New Roman"/>
                  <w:b/>
                  <w:iCs/>
                  <w:color w:val="385623" w:themeColor="accent6" w:themeShade="80"/>
                  <w:sz w:val="24"/>
                  <w:szCs w:val="24"/>
                </w:rPr>
                <w:delText xml:space="preserve">July </w:delText>
              </w:r>
              <w:r w:rsidR="00C42D7E" w:rsidRPr="007A4B32" w:rsidDel="00FA640E">
                <w:rPr>
                  <w:rFonts w:ascii="Times New Roman" w:hAnsi="Times New Roman" w:cs="Times New Roman"/>
                  <w:b/>
                  <w:iCs/>
                  <w:color w:val="385623" w:themeColor="accent6" w:themeShade="80"/>
                  <w:sz w:val="24"/>
                  <w:szCs w:val="24"/>
                </w:rPr>
                <w:delText xml:space="preserve"> </w:delText>
              </w:r>
            </w:del>
            <w:ins w:id="22" w:author="Diao, Xinshen (IFPRI)" w:date="2024-08-13T10:57:00Z" w16du:dateUtc="2024-08-13T14:57:00Z">
              <w:r w:rsidR="00FA640E">
                <w:rPr>
                  <w:rFonts w:ascii="Times New Roman" w:hAnsi="Times New Roman" w:cs="Times New Roman"/>
                  <w:b/>
                  <w:iCs/>
                  <w:color w:val="385623" w:themeColor="accent6" w:themeShade="80"/>
                  <w:sz w:val="24"/>
                  <w:szCs w:val="24"/>
                </w:rPr>
                <w:t>Aug</w:t>
              </w:r>
              <w:r w:rsidR="00FA640E" w:rsidRPr="007A4B32">
                <w:rPr>
                  <w:rFonts w:ascii="Times New Roman" w:hAnsi="Times New Roman" w:cs="Times New Roman"/>
                  <w:b/>
                  <w:iCs/>
                  <w:color w:val="385623" w:themeColor="accent6" w:themeShade="80"/>
                  <w:sz w:val="24"/>
                  <w:szCs w:val="24"/>
                </w:rPr>
                <w:t xml:space="preserve"> </w:t>
              </w:r>
            </w:ins>
            <w:r w:rsidR="00C42D7E" w:rsidRPr="007A4B32">
              <w:rPr>
                <w:rFonts w:ascii="Times New Roman" w:hAnsi="Times New Roman" w:cs="Times New Roman"/>
                <w:b/>
                <w:iCs/>
                <w:color w:val="385623" w:themeColor="accent6" w:themeShade="80"/>
                <w:sz w:val="24"/>
                <w:szCs w:val="24"/>
              </w:rPr>
              <w:t>2024</w:t>
            </w:r>
          </w:p>
          <w:p w14:paraId="45DA6429" w14:textId="3FB78B32" w:rsidR="007A4B32" w:rsidRPr="007A4B32" w:rsidRDefault="00C61743"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on-line sessions</w:t>
            </w:r>
            <w:r w:rsidR="007A4B32">
              <w:rPr>
                <w:rFonts w:ascii="Times New Roman" w:hAnsi="Times New Roman" w:cs="Times New Roman"/>
                <w:bCs/>
                <w:iCs/>
                <w:color w:val="385623" w:themeColor="accent6" w:themeShade="80"/>
                <w:sz w:val="24"/>
                <w:szCs w:val="24"/>
              </w:rPr>
              <w:t xml:space="preserve"> (.. days)</w:t>
            </w:r>
          </w:p>
        </w:tc>
        <w:tc>
          <w:tcPr>
            <w:tcW w:w="3412" w:type="pct"/>
          </w:tcPr>
          <w:p w14:paraId="05A0F027" w14:textId="655049E2" w:rsidR="00045490" w:rsidRDefault="00A16E2E" w:rsidP="00C61743">
            <w:pPr>
              <w:spacing w:after="120"/>
              <w:rPr>
                <w:rFonts w:ascii="Times New Roman" w:hAnsi="Times New Roman" w:cs="Times New Roman"/>
                <w:iCs/>
                <w:color w:val="385623" w:themeColor="accent6" w:themeShade="80"/>
                <w:sz w:val="24"/>
                <w:szCs w:val="24"/>
              </w:rPr>
            </w:pPr>
            <w:r w:rsidRPr="007A4B32">
              <w:rPr>
                <w:rFonts w:ascii="Times New Roman" w:hAnsi="Times New Roman" w:cs="Times New Roman"/>
                <w:b/>
                <w:bCs/>
                <w:iCs/>
                <w:color w:val="385623" w:themeColor="accent6" w:themeShade="80"/>
                <w:sz w:val="24"/>
                <w:szCs w:val="24"/>
              </w:rPr>
              <w:t>SAM updating</w:t>
            </w:r>
            <w:r w:rsidRPr="00D50E93">
              <w:rPr>
                <w:rFonts w:ascii="Times New Roman" w:hAnsi="Times New Roman" w:cs="Times New Roman"/>
                <w:iCs/>
                <w:color w:val="385623" w:themeColor="accent6" w:themeShade="80"/>
                <w:sz w:val="24"/>
                <w:szCs w:val="24"/>
              </w:rPr>
              <w:t>: validation</w:t>
            </w:r>
            <w:r w:rsidR="007A4B32">
              <w:rPr>
                <w:rFonts w:ascii="Times New Roman" w:hAnsi="Times New Roman" w:cs="Times New Roman"/>
                <w:iCs/>
                <w:color w:val="385623" w:themeColor="accent6" w:themeShade="80"/>
                <w:sz w:val="24"/>
                <w:szCs w:val="24"/>
              </w:rPr>
              <w:t xml:space="preserve"> of existing</w:t>
            </w:r>
            <w:r w:rsidR="00045490">
              <w:rPr>
                <w:rFonts w:ascii="Times New Roman" w:hAnsi="Times New Roman" w:cs="Times New Roman"/>
                <w:iCs/>
                <w:color w:val="385623" w:themeColor="accent6" w:themeShade="80"/>
                <w:sz w:val="24"/>
                <w:szCs w:val="24"/>
              </w:rPr>
              <w:t>/</w:t>
            </w:r>
            <w:r w:rsidRPr="00D50E93">
              <w:rPr>
                <w:rFonts w:ascii="Times New Roman" w:hAnsi="Times New Roman" w:cs="Times New Roman"/>
                <w:iCs/>
                <w:color w:val="385623" w:themeColor="accent6" w:themeShade="80"/>
                <w:sz w:val="24"/>
                <w:szCs w:val="24"/>
              </w:rPr>
              <w:t>provision of new data</w:t>
            </w:r>
          </w:p>
          <w:p w14:paraId="262B56F6" w14:textId="2A4110B8" w:rsidR="00C61743"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explanation and transfer of new SAM</w:t>
            </w:r>
          </w:p>
          <w:p w14:paraId="45DA642A" w14:textId="0B837F04" w:rsidR="00A44D17" w:rsidRPr="00D50E93" w:rsidRDefault="00C61743" w:rsidP="00C61743">
            <w:pPr>
              <w:spacing w:after="120"/>
              <w:rPr>
                <w:rFonts w:ascii="Times New Roman" w:hAnsi="Times New Roman" w:cs="Times New Roman"/>
                <w:iCs/>
                <w:color w:val="385623" w:themeColor="accent6" w:themeShade="80"/>
                <w:sz w:val="24"/>
                <w:szCs w:val="24"/>
              </w:rPr>
            </w:pPr>
            <w:r w:rsidRPr="007A4B32">
              <w:rPr>
                <w:rFonts w:ascii="Times New Roman" w:hAnsi="Times New Roman" w:cs="Times New Roman"/>
                <w:b/>
                <w:bCs/>
                <w:iCs/>
                <w:color w:val="385623" w:themeColor="accent6" w:themeShade="80"/>
                <w:sz w:val="24"/>
                <w:szCs w:val="24"/>
              </w:rPr>
              <w:t>CGE adjustment</w:t>
            </w:r>
            <w:r>
              <w:rPr>
                <w:rFonts w:ascii="Times New Roman" w:hAnsi="Times New Roman" w:cs="Times New Roman"/>
                <w:iCs/>
                <w:color w:val="385623" w:themeColor="accent6" w:themeShade="80"/>
                <w:sz w:val="24"/>
                <w:szCs w:val="24"/>
              </w:rPr>
              <w:t xml:space="preserve"> (notably VAT/excise etc. ): explanation and </w:t>
            </w:r>
            <w:r w:rsidR="007A4B32">
              <w:rPr>
                <w:rFonts w:ascii="Times New Roman" w:hAnsi="Times New Roman" w:cs="Times New Roman"/>
                <w:iCs/>
                <w:color w:val="385623" w:themeColor="accent6" w:themeShade="80"/>
                <w:sz w:val="24"/>
                <w:szCs w:val="24"/>
              </w:rPr>
              <w:t xml:space="preserve">transfer of </w:t>
            </w:r>
            <w:r>
              <w:rPr>
                <w:rFonts w:ascii="Times New Roman" w:hAnsi="Times New Roman" w:cs="Times New Roman"/>
                <w:iCs/>
                <w:color w:val="385623" w:themeColor="accent6" w:themeShade="80"/>
                <w:sz w:val="24"/>
                <w:szCs w:val="24"/>
              </w:rPr>
              <w:t xml:space="preserve">revised model </w:t>
            </w:r>
          </w:p>
        </w:tc>
      </w:tr>
      <w:tr w:rsidR="00D50E93" w:rsidRPr="00D50E93" w14:paraId="5E3007BA" w14:textId="77777777" w:rsidTr="00071CD0">
        <w:trPr>
          <w:trHeight w:val="593"/>
        </w:trPr>
        <w:tc>
          <w:tcPr>
            <w:tcW w:w="1588" w:type="pct"/>
          </w:tcPr>
          <w:p w14:paraId="484ECF22" w14:textId="01B66ACB" w:rsidR="00A16E2E" w:rsidRPr="007A4B32" w:rsidRDefault="00C61743" w:rsidP="00C61743">
            <w:pPr>
              <w:spacing w:after="120"/>
              <w:rPr>
                <w:rFonts w:ascii="Times New Roman" w:hAnsi="Times New Roman" w:cs="Times New Roman"/>
                <w:b/>
                <w:iCs/>
                <w:color w:val="385623" w:themeColor="accent6" w:themeShade="80"/>
                <w:sz w:val="24"/>
                <w:szCs w:val="24"/>
              </w:rPr>
            </w:pPr>
            <w:del w:id="23" w:author="Diao, Xinshen (IFPRI)" w:date="2024-08-13T10:57:00Z" w16du:dateUtc="2024-08-13T14:57:00Z">
              <w:r w:rsidRPr="007A4B32" w:rsidDel="00FA640E">
                <w:rPr>
                  <w:rFonts w:ascii="Times New Roman" w:hAnsi="Times New Roman" w:cs="Times New Roman"/>
                  <w:b/>
                  <w:iCs/>
                  <w:color w:val="385623" w:themeColor="accent6" w:themeShade="80"/>
                  <w:sz w:val="24"/>
                  <w:szCs w:val="24"/>
                </w:rPr>
                <w:delText>August-</w:delText>
              </w:r>
            </w:del>
            <w:r w:rsidRPr="007A4B32">
              <w:rPr>
                <w:rFonts w:ascii="Times New Roman" w:hAnsi="Times New Roman" w:cs="Times New Roman"/>
                <w:b/>
                <w:iCs/>
                <w:color w:val="385623" w:themeColor="accent6" w:themeShade="80"/>
                <w:sz w:val="24"/>
                <w:szCs w:val="24"/>
              </w:rPr>
              <w:t>Sep</w:t>
            </w:r>
            <w:del w:id="24" w:author="Diao, Xinshen (IFPRI)" w:date="2024-08-13T10:57:00Z" w16du:dateUtc="2024-08-13T14:57:00Z">
              <w:r w:rsidRPr="007A4B32" w:rsidDel="00FA640E">
                <w:rPr>
                  <w:rFonts w:ascii="Times New Roman" w:hAnsi="Times New Roman" w:cs="Times New Roman"/>
                  <w:b/>
                  <w:iCs/>
                  <w:color w:val="385623" w:themeColor="accent6" w:themeShade="80"/>
                  <w:sz w:val="24"/>
                  <w:szCs w:val="24"/>
                </w:rPr>
                <w:delText>t</w:delText>
              </w:r>
            </w:del>
            <w:ins w:id="25" w:author="Diao, Xinshen (IFPRI)" w:date="2024-08-13T10:57:00Z" w16du:dateUtc="2024-08-13T14:57:00Z">
              <w:r w:rsidR="00FA640E">
                <w:rPr>
                  <w:rFonts w:ascii="Times New Roman" w:hAnsi="Times New Roman" w:cs="Times New Roman"/>
                  <w:b/>
                  <w:iCs/>
                  <w:color w:val="385623" w:themeColor="accent6" w:themeShade="80"/>
                  <w:sz w:val="24"/>
                  <w:szCs w:val="24"/>
                </w:rPr>
                <w:t>-Oct</w:t>
              </w:r>
            </w:ins>
            <w:r w:rsidRPr="007A4B32">
              <w:rPr>
                <w:rFonts w:ascii="Times New Roman" w:hAnsi="Times New Roman" w:cs="Times New Roman"/>
                <w:b/>
                <w:iCs/>
                <w:color w:val="385623" w:themeColor="accent6" w:themeShade="80"/>
                <w:sz w:val="24"/>
                <w:szCs w:val="24"/>
              </w:rPr>
              <w:t xml:space="preserve"> 2</w:t>
            </w:r>
            <w:r w:rsidR="00A16E2E" w:rsidRPr="007A4B32">
              <w:rPr>
                <w:rFonts w:ascii="Times New Roman" w:hAnsi="Times New Roman" w:cs="Times New Roman"/>
                <w:b/>
                <w:iCs/>
                <w:color w:val="385623" w:themeColor="accent6" w:themeShade="80"/>
                <w:sz w:val="24"/>
                <w:szCs w:val="24"/>
              </w:rPr>
              <w:t>02</w:t>
            </w:r>
            <w:r w:rsidR="00071CD0" w:rsidRPr="007A4B32">
              <w:rPr>
                <w:rFonts w:ascii="Times New Roman" w:hAnsi="Times New Roman" w:cs="Times New Roman"/>
                <w:b/>
                <w:iCs/>
                <w:color w:val="385623" w:themeColor="accent6" w:themeShade="80"/>
                <w:sz w:val="24"/>
                <w:szCs w:val="24"/>
              </w:rPr>
              <w:t>4</w:t>
            </w:r>
          </w:p>
          <w:p w14:paraId="52AFA17D" w14:textId="6DBEF8C9" w:rsidR="007A4B32" w:rsidRPr="00D50E93" w:rsidRDefault="007A4B32"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1-2 week on-site workshop</w:t>
            </w:r>
          </w:p>
        </w:tc>
        <w:tc>
          <w:tcPr>
            <w:tcW w:w="3412" w:type="pct"/>
          </w:tcPr>
          <w:p w14:paraId="5199657C" w14:textId="56735A5D" w:rsidR="00A16E2E"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exercises and static simulations with revised SAM/CGE</w:t>
            </w:r>
          </w:p>
          <w:p w14:paraId="0EEF8837" w14:textId="60258DB6" w:rsidR="007A4B32"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 xml:space="preserve">further </w:t>
            </w:r>
            <w:r w:rsidR="00045490">
              <w:rPr>
                <w:rFonts w:ascii="Times New Roman" w:hAnsi="Times New Roman" w:cs="Times New Roman"/>
                <w:iCs/>
                <w:color w:val="385623" w:themeColor="accent6" w:themeShade="80"/>
                <w:sz w:val="24"/>
                <w:szCs w:val="24"/>
              </w:rPr>
              <w:t>refinements of model specification</w:t>
            </w:r>
          </w:p>
          <w:p w14:paraId="36D32B47" w14:textId="6A97DCC1" w:rsidR="007A4B32" w:rsidRPr="00D50E93" w:rsidRDefault="007A4B32" w:rsidP="007A4B32">
            <w:pPr>
              <w:spacing w:after="120"/>
              <w:ind w:left="720" w:hanging="7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changing model specifications in GAMS</w:t>
            </w:r>
          </w:p>
        </w:tc>
      </w:tr>
      <w:tr w:rsidR="00D50E93" w:rsidRPr="00D50E93" w14:paraId="5EE06B92" w14:textId="77777777" w:rsidTr="003A6B2F">
        <w:trPr>
          <w:trHeight w:val="20"/>
        </w:trPr>
        <w:tc>
          <w:tcPr>
            <w:tcW w:w="1588" w:type="pct"/>
          </w:tcPr>
          <w:p w14:paraId="1F51A86F" w14:textId="4765DECD" w:rsidR="00A16E2E" w:rsidRPr="007A4B32" w:rsidRDefault="007A4B32" w:rsidP="00C61743">
            <w:pPr>
              <w:spacing w:after="120"/>
              <w:rPr>
                <w:rFonts w:ascii="Times New Roman" w:hAnsi="Times New Roman" w:cs="Times New Roman"/>
                <w:b/>
                <w:iCs/>
                <w:color w:val="385623" w:themeColor="accent6" w:themeShade="80"/>
                <w:sz w:val="24"/>
                <w:szCs w:val="24"/>
              </w:rPr>
            </w:pPr>
            <w:r w:rsidRPr="007A4B32">
              <w:rPr>
                <w:rFonts w:ascii="Times New Roman" w:hAnsi="Times New Roman" w:cs="Times New Roman"/>
                <w:b/>
                <w:iCs/>
                <w:color w:val="385623" w:themeColor="accent6" w:themeShade="80"/>
                <w:sz w:val="24"/>
                <w:szCs w:val="24"/>
              </w:rPr>
              <w:t>Aug</w:t>
            </w:r>
            <w:del w:id="26" w:author="Diao, Xinshen (IFPRI)" w:date="2024-08-13T10:57:00Z" w16du:dateUtc="2024-08-13T14:57:00Z">
              <w:r w:rsidRPr="007A4B32" w:rsidDel="00FA640E">
                <w:rPr>
                  <w:rFonts w:ascii="Times New Roman" w:hAnsi="Times New Roman" w:cs="Times New Roman"/>
                  <w:b/>
                  <w:iCs/>
                  <w:color w:val="385623" w:themeColor="accent6" w:themeShade="80"/>
                  <w:sz w:val="24"/>
                  <w:szCs w:val="24"/>
                </w:rPr>
                <w:delText>ust</w:delText>
              </w:r>
            </w:del>
            <w:r w:rsidRPr="007A4B32">
              <w:rPr>
                <w:rFonts w:ascii="Times New Roman" w:hAnsi="Times New Roman" w:cs="Times New Roman"/>
                <w:b/>
                <w:iCs/>
                <w:color w:val="385623" w:themeColor="accent6" w:themeShade="80"/>
                <w:sz w:val="24"/>
                <w:szCs w:val="24"/>
              </w:rPr>
              <w:t>-</w:t>
            </w:r>
            <w:del w:id="27" w:author="Diao, Xinshen (IFPRI)" w:date="2024-08-13T10:57:00Z" w16du:dateUtc="2024-08-13T14:57:00Z">
              <w:r w:rsidRPr="007A4B32" w:rsidDel="00FA640E">
                <w:rPr>
                  <w:rFonts w:ascii="Times New Roman" w:hAnsi="Times New Roman" w:cs="Times New Roman"/>
                  <w:b/>
                  <w:iCs/>
                  <w:color w:val="385623" w:themeColor="accent6" w:themeShade="80"/>
                  <w:sz w:val="24"/>
                  <w:szCs w:val="24"/>
                </w:rPr>
                <w:delText xml:space="preserve">Sept </w:delText>
              </w:r>
            </w:del>
            <w:ins w:id="28" w:author="Diao, Xinshen (IFPRI)" w:date="2024-08-13T10:57:00Z" w16du:dateUtc="2024-08-13T14:57:00Z">
              <w:r w:rsidR="00FA640E">
                <w:rPr>
                  <w:rFonts w:ascii="Times New Roman" w:hAnsi="Times New Roman" w:cs="Times New Roman"/>
                  <w:b/>
                  <w:iCs/>
                  <w:color w:val="385623" w:themeColor="accent6" w:themeShade="80"/>
                  <w:sz w:val="24"/>
                  <w:szCs w:val="24"/>
                </w:rPr>
                <w:t>Oct</w:t>
              </w:r>
              <w:r w:rsidR="00FA640E" w:rsidRPr="007A4B32">
                <w:rPr>
                  <w:rFonts w:ascii="Times New Roman" w:hAnsi="Times New Roman" w:cs="Times New Roman"/>
                  <w:b/>
                  <w:iCs/>
                  <w:color w:val="385623" w:themeColor="accent6" w:themeShade="80"/>
                  <w:sz w:val="24"/>
                  <w:szCs w:val="24"/>
                </w:rPr>
                <w:t xml:space="preserve"> </w:t>
              </w:r>
            </w:ins>
            <w:r w:rsidRPr="007A4B32">
              <w:rPr>
                <w:rFonts w:ascii="Times New Roman" w:hAnsi="Times New Roman" w:cs="Times New Roman"/>
                <w:b/>
                <w:iCs/>
                <w:color w:val="385623" w:themeColor="accent6" w:themeShade="80"/>
                <w:sz w:val="24"/>
                <w:szCs w:val="24"/>
              </w:rPr>
              <w:t>2024</w:t>
            </w:r>
          </w:p>
          <w:p w14:paraId="43ECB998" w14:textId="20137819" w:rsidR="007A4B32" w:rsidRPr="00D50E93" w:rsidRDefault="007A4B32"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on-line sessions (.. days)</w:t>
            </w:r>
          </w:p>
        </w:tc>
        <w:tc>
          <w:tcPr>
            <w:tcW w:w="3412" w:type="pct"/>
          </w:tcPr>
          <w:p w14:paraId="6B98C592" w14:textId="58D66AF3" w:rsidR="00A16E2E" w:rsidRPr="00D50E93" w:rsidDel="00BE4E47" w:rsidRDefault="00045490"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w:t>
            </w:r>
            <w:r w:rsidR="007A4B32">
              <w:rPr>
                <w:rFonts w:ascii="Times New Roman" w:hAnsi="Times New Roman" w:cs="Times New Roman"/>
                <w:iCs/>
                <w:color w:val="385623" w:themeColor="accent6" w:themeShade="80"/>
                <w:sz w:val="24"/>
                <w:szCs w:val="24"/>
              </w:rPr>
              <w:t>xchanges on further exercises, adjustments, simulations</w:t>
            </w:r>
          </w:p>
        </w:tc>
      </w:tr>
      <w:tr w:rsidR="00D50E93" w:rsidRPr="00D50E93" w14:paraId="45DA6432" w14:textId="77777777" w:rsidTr="003A6B2F">
        <w:trPr>
          <w:trHeight w:val="20"/>
        </w:trPr>
        <w:tc>
          <w:tcPr>
            <w:tcW w:w="1588" w:type="pct"/>
          </w:tcPr>
          <w:p w14:paraId="2D48B1FC" w14:textId="7138C273" w:rsidR="00071CD0" w:rsidRPr="007A4B32" w:rsidRDefault="007A4B32" w:rsidP="00C61743">
            <w:pPr>
              <w:spacing w:after="120"/>
              <w:rPr>
                <w:rFonts w:ascii="Times New Roman" w:hAnsi="Times New Roman" w:cs="Times New Roman"/>
                <w:b/>
                <w:iCs/>
                <w:color w:val="385623" w:themeColor="accent6" w:themeShade="80"/>
                <w:sz w:val="24"/>
                <w:szCs w:val="24"/>
              </w:rPr>
            </w:pPr>
            <w:del w:id="29" w:author="Diao, Xinshen (IFPRI)" w:date="2024-08-13T10:58:00Z" w16du:dateUtc="2024-08-13T14:58:00Z">
              <w:r w:rsidRPr="007A4B32" w:rsidDel="00FA640E">
                <w:rPr>
                  <w:rFonts w:ascii="Times New Roman" w:hAnsi="Times New Roman" w:cs="Times New Roman"/>
                  <w:b/>
                  <w:iCs/>
                  <w:color w:val="385623" w:themeColor="accent6" w:themeShade="80"/>
                  <w:sz w:val="24"/>
                  <w:szCs w:val="24"/>
                </w:rPr>
                <w:delText>Oct</w:delText>
              </w:r>
              <w:r w:rsidR="00071CD0" w:rsidRPr="007A4B32" w:rsidDel="00FA640E">
                <w:rPr>
                  <w:rFonts w:ascii="Times New Roman" w:hAnsi="Times New Roman" w:cs="Times New Roman"/>
                  <w:b/>
                  <w:iCs/>
                  <w:color w:val="385623" w:themeColor="accent6" w:themeShade="80"/>
                  <w:sz w:val="24"/>
                  <w:szCs w:val="24"/>
                </w:rPr>
                <w:delText xml:space="preserve"> </w:delText>
              </w:r>
            </w:del>
            <w:ins w:id="30" w:author="Diao, Xinshen (IFPRI)" w:date="2024-08-13T10:58:00Z" w16du:dateUtc="2024-08-13T14:58:00Z">
              <w:r w:rsidR="00FA640E">
                <w:rPr>
                  <w:rFonts w:ascii="Times New Roman" w:hAnsi="Times New Roman" w:cs="Times New Roman"/>
                  <w:b/>
                  <w:iCs/>
                  <w:color w:val="385623" w:themeColor="accent6" w:themeShade="80"/>
                  <w:sz w:val="24"/>
                  <w:szCs w:val="24"/>
                </w:rPr>
                <w:t>Nov</w:t>
              </w:r>
              <w:r w:rsidR="00FA640E" w:rsidRPr="007A4B32">
                <w:rPr>
                  <w:rFonts w:ascii="Times New Roman" w:hAnsi="Times New Roman" w:cs="Times New Roman"/>
                  <w:b/>
                  <w:iCs/>
                  <w:color w:val="385623" w:themeColor="accent6" w:themeShade="80"/>
                  <w:sz w:val="24"/>
                  <w:szCs w:val="24"/>
                </w:rPr>
                <w:t xml:space="preserve"> </w:t>
              </w:r>
            </w:ins>
            <w:r w:rsidR="00071CD0" w:rsidRPr="007A4B32">
              <w:rPr>
                <w:rFonts w:ascii="Times New Roman" w:hAnsi="Times New Roman" w:cs="Times New Roman"/>
                <w:b/>
                <w:iCs/>
                <w:color w:val="385623" w:themeColor="accent6" w:themeShade="80"/>
                <w:sz w:val="24"/>
                <w:szCs w:val="24"/>
              </w:rPr>
              <w:t>2024</w:t>
            </w:r>
          </w:p>
          <w:p w14:paraId="45DA642E" w14:textId="439ED39D" w:rsidR="007A4B32" w:rsidRPr="00D50E93"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bCs/>
                <w:iCs/>
                <w:color w:val="385623" w:themeColor="accent6" w:themeShade="80"/>
                <w:sz w:val="24"/>
                <w:szCs w:val="24"/>
              </w:rPr>
              <w:t>1-2 week on-site workshop</w:t>
            </w:r>
          </w:p>
        </w:tc>
        <w:tc>
          <w:tcPr>
            <w:tcW w:w="3412" w:type="pct"/>
          </w:tcPr>
          <w:p w14:paraId="2BF63CF2" w14:textId="163DA501" w:rsidR="007A4B32" w:rsidRDefault="007A4B32" w:rsidP="007A4B32">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exercises and dynamic simulations with revised SAM/CGE</w:t>
            </w:r>
          </w:p>
          <w:p w14:paraId="03B75645" w14:textId="77777777" w:rsidR="000E44FE" w:rsidRDefault="00045490"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micro simulations</w:t>
            </w:r>
          </w:p>
          <w:p w14:paraId="45DA642F" w14:textId="428D9147" w:rsidR="00041B08" w:rsidRPr="00D50E93" w:rsidRDefault="00041B08"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 xml:space="preserve">preparing workshop product: </w:t>
            </w:r>
            <w:r w:rsidR="00397393">
              <w:rPr>
                <w:rFonts w:ascii="Times New Roman" w:hAnsi="Times New Roman" w:cs="Times New Roman"/>
                <w:iCs/>
                <w:color w:val="385623" w:themeColor="accent6" w:themeShade="80"/>
                <w:sz w:val="24"/>
                <w:szCs w:val="24"/>
              </w:rPr>
              <w:t>t</w:t>
            </w:r>
            <w:r>
              <w:rPr>
                <w:rFonts w:ascii="Times New Roman" w:hAnsi="Times New Roman" w:cs="Times New Roman"/>
                <w:iCs/>
                <w:color w:val="385623" w:themeColor="accent6" w:themeShade="80"/>
                <w:sz w:val="24"/>
                <w:szCs w:val="24"/>
              </w:rPr>
              <w:t>ax/fiscal policy scenarios</w:t>
            </w:r>
          </w:p>
        </w:tc>
      </w:tr>
      <w:tr w:rsidR="000E44FE" w14:paraId="48E06B3E" w14:textId="77777777" w:rsidTr="003A6B2F">
        <w:trPr>
          <w:trHeight w:val="20"/>
        </w:trPr>
        <w:tc>
          <w:tcPr>
            <w:tcW w:w="1588" w:type="pct"/>
          </w:tcPr>
          <w:p w14:paraId="33259554" w14:textId="2DC3238E" w:rsidR="000E44FE" w:rsidRDefault="000E44FE" w:rsidP="00071CD0">
            <w:pPr>
              <w:spacing w:after="0"/>
              <w:rPr>
                <w:rFonts w:ascii="Times New Roman" w:hAnsi="Times New Roman" w:cs="Times New Roman"/>
                <w:bCs/>
                <w:iCs/>
                <w:sz w:val="24"/>
                <w:szCs w:val="24"/>
              </w:rPr>
            </w:pPr>
          </w:p>
        </w:tc>
        <w:tc>
          <w:tcPr>
            <w:tcW w:w="3412" w:type="pct"/>
          </w:tcPr>
          <w:p w14:paraId="43DE794E" w14:textId="7E841FC1" w:rsidR="000E44FE" w:rsidRDefault="000E44FE" w:rsidP="00071CD0">
            <w:pPr>
              <w:spacing w:after="0"/>
              <w:rPr>
                <w:rFonts w:ascii="Times New Roman" w:hAnsi="Times New Roman" w:cs="Times New Roman"/>
                <w:iCs/>
                <w:sz w:val="24"/>
                <w:szCs w:val="24"/>
              </w:rPr>
            </w:pPr>
          </w:p>
        </w:tc>
      </w:tr>
    </w:tbl>
    <w:p w14:paraId="45DA6444" w14:textId="7BB11D13" w:rsidR="005178A4" w:rsidRPr="00305F34" w:rsidRDefault="005178A4" w:rsidP="005178A4">
      <w:pPr>
        <w:pStyle w:val="ListParagraph"/>
        <w:spacing w:after="120"/>
        <w:ind w:hanging="720"/>
        <w:rPr>
          <w:rFonts w:ascii="Times New Roman" w:hAnsi="Times New Roman" w:cs="Times New Roman"/>
          <w:sz w:val="24"/>
          <w:szCs w:val="24"/>
        </w:rPr>
      </w:pPr>
    </w:p>
    <w:sectPr w:rsidR="005178A4" w:rsidRPr="00305F34">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Diao, Xinshen (IFPRI)" w:date="2024-08-13T10:53:00Z" w:initials="XD">
    <w:p w14:paraId="30A63B15" w14:textId="77777777" w:rsidR="00FA640E" w:rsidRDefault="00FA640E" w:rsidP="00FA640E">
      <w:pPr>
        <w:pStyle w:val="CommentText"/>
      </w:pPr>
      <w:r>
        <w:rPr>
          <w:rStyle w:val="CommentReference"/>
        </w:rPr>
        <w:annotationRef/>
      </w:r>
    </w:p>
  </w:comment>
  <w:comment w:id="4" w:author="Diao, Xinshen (IFPRI)" w:date="2024-08-13T10:51:00Z" w:initials="XD">
    <w:p w14:paraId="6A75C9F9" w14:textId="34694724" w:rsidR="002649A0" w:rsidRDefault="002649A0" w:rsidP="002649A0">
      <w:pPr>
        <w:pStyle w:val="CommentText"/>
      </w:pPr>
      <w:r>
        <w:rPr>
          <w:rStyle w:val="CommentReference"/>
        </w:rPr>
        <w:annotationRef/>
      </w:r>
      <w:r>
        <w:t xml:space="preserve">Info for split formal and informal economic activities is unavailable and we cannot do it. Since informal economy is part of economic activities at sector level, both VAT and excise  exemption is unable to be modeled explicitly. Instead, the VAT and excise rates that differ from the rates announced in the country capture both exemption and info economy. E.g., in almost all sectors, VAT rate for domestic economy is lower than for imports because informal economic activities produce mainly for domestic markets and many such activities do not pay VAT.  </w:t>
      </w:r>
    </w:p>
  </w:comment>
  <w:comment w:id="2" w:author="arend Kouwenaar" w:date="2024-08-13T17:55:00Z" w:initials="aK">
    <w:p w14:paraId="1106E721" w14:textId="77777777" w:rsidR="00E72929" w:rsidRDefault="005B1A38" w:rsidP="00E72929">
      <w:pPr>
        <w:pStyle w:val="CommentText"/>
      </w:pPr>
      <w:r>
        <w:rPr>
          <w:rStyle w:val="CommentReference"/>
        </w:rPr>
        <w:annotationRef/>
      </w:r>
      <w:r w:rsidR="00E72929">
        <w:t>This is an essential feature, important for tax expenditure analysis , incl. by TaxPolicyDept, as per specification in our May 2022 note on VAT. Data on in/formal shares, exemptions, zero-rating are available by commodity from RRA, and already used in partial-equilibrium tax expenditure and other analyses. (See table inserted in May 2022 note and XLS file.)</w:t>
      </w:r>
    </w:p>
  </w:comment>
  <w:comment w:id="8" w:author="Diao, Xinshen (IFPRI)" w:date="2024-08-13T10:46:00Z" w:initials="XD">
    <w:p w14:paraId="3B1C645E" w14:textId="3DF294F4" w:rsidR="00FA7888" w:rsidRDefault="002649A0" w:rsidP="00FA7888">
      <w:pPr>
        <w:pStyle w:val="CommentText"/>
      </w:pPr>
      <w:r>
        <w:rPr>
          <w:rStyle w:val="CommentReference"/>
        </w:rPr>
        <w:annotationRef/>
      </w:r>
      <w:r w:rsidR="00FA7888">
        <w:rPr>
          <w:color w:val="385623"/>
        </w:rPr>
        <w:t>The current microsimulation model is based on EICV 2019/2020. Is it the most recent EICV that is available?</w:t>
      </w:r>
    </w:p>
  </w:comment>
  <w:comment w:id="9" w:author="arend Kouwenaar" w:date="2024-08-13T17:59:00Z" w:initials="aK">
    <w:p w14:paraId="04266DDA" w14:textId="77777777" w:rsidR="00FA7888" w:rsidRDefault="007B4F54" w:rsidP="00FA7888">
      <w:pPr>
        <w:pStyle w:val="CommentText"/>
      </w:pPr>
      <w:r>
        <w:rPr>
          <w:rStyle w:val="CommentReference"/>
        </w:rPr>
        <w:annotationRef/>
      </w:r>
      <w:r w:rsidR="00FA7888">
        <w:t>Indeed it is. It’s great that the microsimulation model has been updated to EICV2019/20 (from 2016/17 for 2017 SAM/CGE), even though that survey was partial (only one-third of usual sample size). Results for the EICV2022/23 survey will likely not be available before end-2024.</w:t>
      </w:r>
    </w:p>
  </w:comment>
  <w:comment w:id="13" w:author="Diao, Xinshen (IFPRI)" w:date="2024-08-13T10:53:00Z" w:initials="XD">
    <w:p w14:paraId="7783C648" w14:textId="77777777" w:rsidR="00C60B3B" w:rsidRDefault="00FA640E" w:rsidP="00C60B3B">
      <w:pPr>
        <w:pStyle w:val="CommentText"/>
      </w:pPr>
      <w:r>
        <w:rPr>
          <w:rStyle w:val="CommentReference"/>
        </w:rPr>
        <w:annotationRef/>
      </w:r>
      <w:r w:rsidR="00C60B3B">
        <w:t>The exports are from domestic production and imports are used by domestic agents, and the model and the SAM don’t capture re-exports/</w:t>
      </w:r>
    </w:p>
  </w:comment>
  <w:comment w:id="14" w:author="arend Kouwenaar" w:date="2024-08-13T18:07:00Z" w:initials="aK">
    <w:p w14:paraId="63807EDC" w14:textId="77777777" w:rsidR="00C60B3B" w:rsidRDefault="005835AD" w:rsidP="00C60B3B">
      <w:pPr>
        <w:pStyle w:val="CommentText"/>
      </w:pPr>
      <w:r>
        <w:rPr>
          <w:rStyle w:val="CommentReference"/>
        </w:rPr>
        <w:annotationRef/>
      </w:r>
      <w:r w:rsidR="00C60B3B">
        <w:t>As reexports are important in Rwanda (&gt;20% of exports G&amp;S ; mainly gold, petrol products, vehicles), a separate treatment seems important and feasible per footnote 19, IFPRI standard CGE model  (“by including an activity</w:t>
      </w:r>
    </w:p>
    <w:p w14:paraId="538F97AF" w14:textId="77777777" w:rsidR="00C60B3B" w:rsidRDefault="00C60B3B" w:rsidP="00C60B3B">
      <w:pPr>
        <w:pStyle w:val="CommentText"/>
      </w:pPr>
      <w:r>
        <w:t>in the SAM that imports a nonproduced commodity and exports all of its</w:t>
      </w:r>
    </w:p>
    <w:p w14:paraId="6C33E7BC" w14:textId="77777777" w:rsidR="00C60B3B" w:rsidRDefault="00C60B3B" w:rsidP="00C60B3B">
      <w:pPr>
        <w:pStyle w:val="CommentText"/>
      </w:pPr>
      <w:r>
        <w:t>Output”)</w:t>
      </w:r>
    </w:p>
  </w:comment>
  <w:comment w:id="17" w:author="Diao, Xinshen (IFPRI)" w:date="2024-08-13T11:28:00Z" w:initials="XD">
    <w:p w14:paraId="50F93EEA" w14:textId="77777777" w:rsidR="0002533A" w:rsidRDefault="0002533A" w:rsidP="0002533A">
      <w:pPr>
        <w:pStyle w:val="CommentText"/>
      </w:pPr>
      <w:r>
        <w:rPr>
          <w:rStyle w:val="CommentReference"/>
        </w:rPr>
        <w:annotationRef/>
      </w:r>
      <w:r>
        <w:t>Given the time and budget constraints, two on-site 10 days workshops are highly unlikely.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A63B15" w15:done="0"/>
  <w15:commentEx w15:paraId="6A75C9F9" w15:done="0"/>
  <w15:commentEx w15:paraId="1106E721" w15:done="0"/>
  <w15:commentEx w15:paraId="3B1C645E" w15:done="0"/>
  <w15:commentEx w15:paraId="04266DDA" w15:paraIdParent="3B1C645E" w15:done="0"/>
  <w15:commentEx w15:paraId="7783C648" w15:done="0"/>
  <w15:commentEx w15:paraId="6C33E7BC" w15:paraIdParent="7783C648" w15:done="0"/>
  <w15:commentEx w15:paraId="50F93E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0ABAD1" w16cex:dateUtc="2024-08-13T14:53:00Z"/>
  <w16cex:commentExtensible w16cex:durableId="1E17E4AC" w16cex:dateUtc="2024-08-13T14:51:00Z"/>
  <w16cex:commentExtensible w16cex:durableId="5F0F4E8E" w16cex:dateUtc="2024-08-13T21:55:00Z"/>
  <w16cex:commentExtensible w16cex:durableId="1B404154" w16cex:dateUtc="2024-08-13T14:46:00Z"/>
  <w16cex:commentExtensible w16cex:durableId="4E17B181" w16cex:dateUtc="2024-08-13T21:59:00Z"/>
  <w16cex:commentExtensible w16cex:durableId="017D5660" w16cex:dateUtc="2024-08-13T14:53:00Z"/>
  <w16cex:commentExtensible w16cex:durableId="523A8D79" w16cex:dateUtc="2024-08-13T22:07:00Z"/>
  <w16cex:commentExtensible w16cex:durableId="76C4B162" w16cex:dateUtc="2024-08-13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A63B15" w16cid:durableId="380ABAD1"/>
  <w16cid:commentId w16cid:paraId="6A75C9F9" w16cid:durableId="1E17E4AC"/>
  <w16cid:commentId w16cid:paraId="1106E721" w16cid:durableId="5F0F4E8E"/>
  <w16cid:commentId w16cid:paraId="3B1C645E" w16cid:durableId="1B404154"/>
  <w16cid:commentId w16cid:paraId="04266DDA" w16cid:durableId="4E17B181"/>
  <w16cid:commentId w16cid:paraId="7783C648" w16cid:durableId="017D5660"/>
  <w16cid:commentId w16cid:paraId="6C33E7BC" w16cid:durableId="523A8D79"/>
  <w16cid:commentId w16cid:paraId="50F93EEA" w16cid:durableId="76C4B1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6DE219" w14:textId="77777777" w:rsidR="00ED2A7B" w:rsidRDefault="00ED2A7B" w:rsidP="008F18FA">
      <w:pPr>
        <w:spacing w:after="0" w:line="240" w:lineRule="auto"/>
      </w:pPr>
      <w:r>
        <w:separator/>
      </w:r>
    </w:p>
  </w:endnote>
  <w:endnote w:type="continuationSeparator" w:id="0">
    <w:p w14:paraId="6BE7ADE5" w14:textId="77777777" w:rsidR="00ED2A7B" w:rsidRDefault="00ED2A7B" w:rsidP="008F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0775772"/>
      <w:docPartObj>
        <w:docPartGallery w:val="Page Numbers (Bottom of Page)"/>
        <w:docPartUnique/>
      </w:docPartObj>
    </w:sdtPr>
    <w:sdtEndPr>
      <w:rPr>
        <w:noProof/>
      </w:rPr>
    </w:sdtEndPr>
    <w:sdtContent>
      <w:p w14:paraId="45DA644B" w14:textId="77777777" w:rsidR="00DB7E8E" w:rsidRDefault="00DB7E8E">
        <w:pPr>
          <w:pStyle w:val="Footer"/>
          <w:jc w:val="right"/>
        </w:pPr>
        <w:r>
          <w:fldChar w:fldCharType="begin"/>
        </w:r>
        <w:r>
          <w:instrText xml:space="preserve"> PAGE   \* MERGEFORMAT </w:instrText>
        </w:r>
        <w:r>
          <w:fldChar w:fldCharType="separate"/>
        </w:r>
        <w:r w:rsidR="00FE2239">
          <w:rPr>
            <w:noProof/>
          </w:rPr>
          <w:t>6</w:t>
        </w:r>
        <w:r>
          <w:rPr>
            <w:noProof/>
          </w:rPr>
          <w:fldChar w:fldCharType="end"/>
        </w:r>
      </w:p>
    </w:sdtContent>
  </w:sdt>
  <w:p w14:paraId="45DA644C" w14:textId="77777777" w:rsidR="00DB7E8E" w:rsidRDefault="00DB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C9A3B1" w14:textId="77777777" w:rsidR="00ED2A7B" w:rsidRDefault="00ED2A7B" w:rsidP="008F18FA">
      <w:pPr>
        <w:spacing w:after="0" w:line="240" w:lineRule="auto"/>
      </w:pPr>
      <w:r>
        <w:separator/>
      </w:r>
    </w:p>
  </w:footnote>
  <w:footnote w:type="continuationSeparator" w:id="0">
    <w:p w14:paraId="7F8CB7B3" w14:textId="77777777" w:rsidR="00ED2A7B" w:rsidRDefault="00ED2A7B" w:rsidP="008F18FA">
      <w:pPr>
        <w:spacing w:after="0" w:line="240" w:lineRule="auto"/>
      </w:pPr>
      <w:r>
        <w:continuationSeparator/>
      </w:r>
    </w:p>
  </w:footnote>
  <w:footnote w:id="1">
    <w:p w14:paraId="0D6AC6D4" w14:textId="01C71972" w:rsidR="00E84629" w:rsidRPr="00480BC3" w:rsidRDefault="00E84629">
      <w:pPr>
        <w:pStyle w:val="FootnoteText"/>
        <w:rPr>
          <w:rFonts w:ascii="Times New Roman" w:hAnsi="Times New Roman" w:cs="Times New Roman"/>
        </w:rPr>
      </w:pPr>
      <w:r w:rsidRPr="00480BC3">
        <w:rPr>
          <w:rStyle w:val="FootnoteReference"/>
          <w:rFonts w:ascii="Times New Roman" w:hAnsi="Times New Roman" w:cs="Times New Roman"/>
          <w:color w:val="385623" w:themeColor="accent6" w:themeShade="80"/>
        </w:rPr>
        <w:footnoteRef/>
      </w:r>
      <w:r w:rsidRPr="00480BC3">
        <w:rPr>
          <w:rFonts w:ascii="Times New Roman" w:hAnsi="Times New Roman" w:cs="Times New Roman"/>
          <w:color w:val="385623" w:themeColor="accent6" w:themeShade="80"/>
        </w:rPr>
        <w:t xml:space="preserve"> </w:t>
      </w:r>
      <w:r w:rsidR="00A1694C" w:rsidRPr="00480BC3">
        <w:rPr>
          <w:rFonts w:ascii="Times New Roman" w:hAnsi="Times New Roman" w:cs="Times New Roman"/>
          <w:color w:val="385623" w:themeColor="accent6" w:themeShade="80"/>
        </w:rPr>
        <w:t xml:space="preserve">Reflecting in part the Nov </w:t>
      </w:r>
      <w:r w:rsidR="005C2C42" w:rsidRPr="00480BC3">
        <w:rPr>
          <w:rFonts w:ascii="Times New Roman" w:hAnsi="Times New Roman" w:cs="Times New Roman"/>
          <w:color w:val="385623" w:themeColor="accent6" w:themeShade="80"/>
        </w:rPr>
        <w:t>2023 World Bank Concept Note on TA for CGE and f</w:t>
      </w:r>
      <w:r w:rsidRPr="00480BC3">
        <w:rPr>
          <w:rFonts w:ascii="Times New Roman" w:hAnsi="Times New Roman" w:cs="Times New Roman"/>
          <w:color w:val="385623" w:themeColor="accent6" w:themeShade="80"/>
        </w:rPr>
        <w:t>ollowing meeting</w:t>
      </w:r>
      <w:r w:rsidR="00FB5723" w:rsidRPr="00480BC3">
        <w:rPr>
          <w:rFonts w:ascii="Times New Roman" w:hAnsi="Times New Roman" w:cs="Times New Roman"/>
          <w:color w:val="385623" w:themeColor="accent6" w:themeShade="80"/>
        </w:rPr>
        <w:t>s between OCE,</w:t>
      </w:r>
      <w:r w:rsidRPr="00480BC3">
        <w:rPr>
          <w:rFonts w:ascii="Times New Roman" w:hAnsi="Times New Roman" w:cs="Times New Roman"/>
          <w:color w:val="385623" w:themeColor="accent6" w:themeShade="80"/>
        </w:rPr>
        <w:t xml:space="preserve"> IFPRI, WB, and GIZ </w:t>
      </w:r>
      <w:r w:rsidR="00FB5723" w:rsidRPr="00480BC3">
        <w:rPr>
          <w:rFonts w:ascii="Times New Roman" w:hAnsi="Times New Roman" w:cs="Times New Roman"/>
          <w:color w:val="385623" w:themeColor="accent6" w:themeShade="80"/>
        </w:rPr>
        <w:t xml:space="preserve">on January </w:t>
      </w:r>
      <w:r w:rsidR="007E46C4" w:rsidRPr="00480BC3">
        <w:rPr>
          <w:rFonts w:ascii="Times New Roman" w:hAnsi="Times New Roman" w:cs="Times New Roman"/>
          <w:color w:val="385623" w:themeColor="accent6" w:themeShade="80"/>
        </w:rPr>
        <w:t>22</w:t>
      </w:r>
      <w:r w:rsidR="00FB5723" w:rsidRPr="00480BC3">
        <w:rPr>
          <w:rFonts w:ascii="Times New Roman" w:hAnsi="Times New Roman" w:cs="Times New Roman"/>
          <w:color w:val="385623" w:themeColor="accent6" w:themeShade="80"/>
        </w:rPr>
        <w:t xml:space="preserve"> and </w:t>
      </w:r>
      <w:r w:rsidRPr="00480BC3">
        <w:rPr>
          <w:rFonts w:ascii="Times New Roman" w:hAnsi="Times New Roman" w:cs="Times New Roman"/>
          <w:color w:val="385623" w:themeColor="accent6" w:themeShade="80"/>
        </w:rPr>
        <w:t>June 10</w:t>
      </w:r>
      <w:r w:rsidR="007E46C4" w:rsidRPr="00480BC3">
        <w:rPr>
          <w:rFonts w:ascii="Times New Roman" w:hAnsi="Times New Roman" w:cs="Times New Roman"/>
          <w:color w:val="385623" w:themeColor="accent6" w:themeShade="80"/>
        </w:rPr>
        <w:t>,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E17"/>
    <w:multiLevelType w:val="hybridMultilevel"/>
    <w:tmpl w:val="2AEAD04E"/>
    <w:lvl w:ilvl="0" w:tplc="F03A80DE">
      <w:start w:val="1"/>
      <w:numFmt w:val="bullet"/>
      <w:lvlText w:val=""/>
      <w:lvlJc w:val="left"/>
      <w:pPr>
        <w:ind w:left="720" w:hanging="360"/>
      </w:pPr>
      <w:rPr>
        <w:rFonts w:ascii="Symbol" w:hAnsi="Symbol" w:hint="default"/>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A25D34"/>
    <w:multiLevelType w:val="hybridMultilevel"/>
    <w:tmpl w:val="FC980448"/>
    <w:lvl w:ilvl="0" w:tplc="FD28A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05CA9"/>
    <w:multiLevelType w:val="hybridMultilevel"/>
    <w:tmpl w:val="31C02244"/>
    <w:lvl w:ilvl="0" w:tplc="FFFFFFFF">
      <w:start w:val="1"/>
      <w:numFmt w:val="decimal"/>
      <w:pStyle w:val="ParagraphNumbering"/>
      <w:lvlText w:val="%1.     "/>
      <w:lvlJc w:val="left"/>
      <w:pPr>
        <w:tabs>
          <w:tab w:val="num" w:pos="720"/>
        </w:tabs>
        <w:ind w:left="0" w:firstLine="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5BD2F63"/>
    <w:multiLevelType w:val="hybridMultilevel"/>
    <w:tmpl w:val="61C0834A"/>
    <w:lvl w:ilvl="0" w:tplc="F5E4EE3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E20B22"/>
    <w:multiLevelType w:val="hybridMultilevel"/>
    <w:tmpl w:val="7B6443EC"/>
    <w:lvl w:ilvl="0" w:tplc="04090001">
      <w:start w:val="1"/>
      <w:numFmt w:val="bullet"/>
      <w:lvlText w:val=""/>
      <w:lvlJc w:val="left"/>
      <w:pPr>
        <w:ind w:left="1080" w:hanging="360"/>
      </w:pPr>
      <w:rPr>
        <w:rFonts w:ascii="Symbol" w:hAnsi="Symbol"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163819"/>
    <w:multiLevelType w:val="hybridMultilevel"/>
    <w:tmpl w:val="4120D65E"/>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948BD"/>
    <w:multiLevelType w:val="hybridMultilevel"/>
    <w:tmpl w:val="A8ECD068"/>
    <w:lvl w:ilvl="0" w:tplc="9B98942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A4DC050C">
      <w:numFmt w:val="bullet"/>
      <w:lvlText w:val="•"/>
      <w:lvlJc w:val="left"/>
      <w:pPr>
        <w:ind w:left="2520" w:hanging="720"/>
      </w:pPr>
      <w:rPr>
        <w:rFonts w:ascii="Calibri" w:eastAsiaTheme="minorHAnsi" w:hAnsi="Calibri"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3403F"/>
    <w:multiLevelType w:val="hybridMultilevel"/>
    <w:tmpl w:val="BE8A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611C2"/>
    <w:multiLevelType w:val="hybridMultilevel"/>
    <w:tmpl w:val="61C0834A"/>
    <w:lvl w:ilvl="0" w:tplc="F5E4EE3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4AF4FA1"/>
    <w:multiLevelType w:val="hybridMultilevel"/>
    <w:tmpl w:val="1EF28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C44F3"/>
    <w:multiLevelType w:val="hybridMultilevel"/>
    <w:tmpl w:val="D6143F42"/>
    <w:lvl w:ilvl="0" w:tplc="177A1016">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D3110D"/>
    <w:multiLevelType w:val="hybridMultilevel"/>
    <w:tmpl w:val="C6FC4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211F3C"/>
    <w:multiLevelType w:val="hybridMultilevel"/>
    <w:tmpl w:val="10FCE804"/>
    <w:lvl w:ilvl="0" w:tplc="3DAC6A8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EC1159"/>
    <w:multiLevelType w:val="hybridMultilevel"/>
    <w:tmpl w:val="D7B6E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8A72B8"/>
    <w:multiLevelType w:val="hybridMultilevel"/>
    <w:tmpl w:val="E7A07F2C"/>
    <w:lvl w:ilvl="0" w:tplc="83944378">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2AF5933"/>
    <w:multiLevelType w:val="hybridMultilevel"/>
    <w:tmpl w:val="386CEA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F701C4"/>
    <w:multiLevelType w:val="hybridMultilevel"/>
    <w:tmpl w:val="EFD09F12"/>
    <w:lvl w:ilvl="0" w:tplc="DE504F7A">
      <w:start w:val="1"/>
      <w:numFmt w:val="bullet"/>
      <w:lvlText w:val=""/>
      <w:lvlJc w:val="left"/>
      <w:pPr>
        <w:ind w:left="720" w:hanging="360"/>
      </w:pPr>
      <w:rPr>
        <w:rFonts w:ascii="Symbol" w:hAnsi="Symbol" w:hint="default"/>
        <w:b/>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447E86"/>
    <w:multiLevelType w:val="hybridMultilevel"/>
    <w:tmpl w:val="5CAA7254"/>
    <w:lvl w:ilvl="0" w:tplc="B7D624C4">
      <w:start w:val="4"/>
      <w:numFmt w:val="bullet"/>
      <w:lvlText w:val=""/>
      <w:lvlJc w:val="left"/>
      <w:pPr>
        <w:ind w:left="1080" w:hanging="360"/>
      </w:pPr>
      <w:rPr>
        <w:rFonts w:ascii="Symbol" w:eastAsiaTheme="minorHAnsi" w:hAnsi="Symbol" w:cstheme="majorBidi"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DDD1211"/>
    <w:multiLevelType w:val="hybridMultilevel"/>
    <w:tmpl w:val="F970FEA0"/>
    <w:lvl w:ilvl="0" w:tplc="B7D624C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D2223"/>
    <w:multiLevelType w:val="hybridMultilevel"/>
    <w:tmpl w:val="6D9086E2"/>
    <w:lvl w:ilvl="0" w:tplc="040C0001">
      <w:start w:val="1"/>
      <w:numFmt w:val="bullet"/>
      <w:lvlText w:val=""/>
      <w:lvlJc w:val="left"/>
      <w:pPr>
        <w:ind w:left="720" w:hanging="360"/>
      </w:pPr>
      <w:rPr>
        <w:rFonts w:ascii="Symbol" w:hAnsi="Symbol" w:hint="default"/>
        <w:b/>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2A6998"/>
    <w:multiLevelType w:val="hybridMultilevel"/>
    <w:tmpl w:val="74CE6D14"/>
    <w:lvl w:ilvl="0" w:tplc="B7D624C4">
      <w:start w:val="4"/>
      <w:numFmt w:val="bullet"/>
      <w:lvlText w:val=""/>
      <w:lvlJc w:val="left"/>
      <w:pPr>
        <w:ind w:left="720" w:hanging="360"/>
      </w:pPr>
      <w:rPr>
        <w:rFonts w:ascii="Symbol" w:eastAsiaTheme="minorHAnsi" w:hAnsi="Symbol" w:cstheme="maj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92BC2"/>
    <w:multiLevelType w:val="hybridMultilevel"/>
    <w:tmpl w:val="165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80588A"/>
    <w:multiLevelType w:val="hybridMultilevel"/>
    <w:tmpl w:val="4F20D890"/>
    <w:lvl w:ilvl="0" w:tplc="7018A87A">
      <w:start w:val="1"/>
      <w:numFmt w:val="decimal"/>
      <w:lvlText w:val="%1."/>
      <w:lvlJc w:val="left"/>
      <w:pPr>
        <w:ind w:left="36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5006410">
    <w:abstractNumId w:val="13"/>
  </w:num>
  <w:num w:numId="2" w16cid:durableId="1623533787">
    <w:abstractNumId w:val="1"/>
  </w:num>
  <w:num w:numId="3" w16cid:durableId="6635885">
    <w:abstractNumId w:val="2"/>
  </w:num>
  <w:num w:numId="4" w16cid:durableId="167789968">
    <w:abstractNumId w:val="19"/>
  </w:num>
  <w:num w:numId="5" w16cid:durableId="208960465">
    <w:abstractNumId w:val="16"/>
  </w:num>
  <w:num w:numId="6" w16cid:durableId="1870021062">
    <w:abstractNumId w:val="7"/>
  </w:num>
  <w:num w:numId="7" w16cid:durableId="1070928861">
    <w:abstractNumId w:val="0"/>
  </w:num>
  <w:num w:numId="8" w16cid:durableId="2009747216">
    <w:abstractNumId w:val="14"/>
  </w:num>
  <w:num w:numId="9" w16cid:durableId="691609076">
    <w:abstractNumId w:val="21"/>
  </w:num>
  <w:num w:numId="10" w16cid:durableId="753673730">
    <w:abstractNumId w:val="8"/>
  </w:num>
  <w:num w:numId="11" w16cid:durableId="1499224223">
    <w:abstractNumId w:val="6"/>
  </w:num>
  <w:num w:numId="12" w16cid:durableId="1280257950">
    <w:abstractNumId w:val="4"/>
  </w:num>
  <w:num w:numId="13" w16cid:durableId="816728420">
    <w:abstractNumId w:val="10"/>
  </w:num>
  <w:num w:numId="14" w16cid:durableId="502279303">
    <w:abstractNumId w:val="9"/>
  </w:num>
  <w:num w:numId="15" w16cid:durableId="296186131">
    <w:abstractNumId w:val="18"/>
  </w:num>
  <w:num w:numId="16" w16cid:durableId="73624600">
    <w:abstractNumId w:val="17"/>
  </w:num>
  <w:num w:numId="17" w16cid:durableId="1033844508">
    <w:abstractNumId w:val="20"/>
  </w:num>
  <w:num w:numId="18" w16cid:durableId="1937395146">
    <w:abstractNumId w:val="5"/>
  </w:num>
  <w:num w:numId="19" w16cid:durableId="1504589852">
    <w:abstractNumId w:val="3"/>
  </w:num>
  <w:num w:numId="20" w16cid:durableId="15078232">
    <w:abstractNumId w:val="11"/>
  </w:num>
  <w:num w:numId="21" w16cid:durableId="1128431341">
    <w:abstractNumId w:val="15"/>
  </w:num>
  <w:num w:numId="22" w16cid:durableId="406683620">
    <w:abstractNumId w:val="12"/>
  </w:num>
  <w:num w:numId="23" w16cid:durableId="202547650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iao, Xinshen (IFPRI)">
    <w15:presenceInfo w15:providerId="AD" w15:userId="S::X.DIAO@cgiar.org::99478887-4775-46e1-9347-48e29cc22856"/>
  </w15:person>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FA"/>
    <w:rsid w:val="00002269"/>
    <w:rsid w:val="000022C0"/>
    <w:rsid w:val="00006A19"/>
    <w:rsid w:val="00007B94"/>
    <w:rsid w:val="000118B5"/>
    <w:rsid w:val="000131A5"/>
    <w:rsid w:val="00017428"/>
    <w:rsid w:val="00020F9D"/>
    <w:rsid w:val="000211C2"/>
    <w:rsid w:val="000213AA"/>
    <w:rsid w:val="000230A4"/>
    <w:rsid w:val="0002533A"/>
    <w:rsid w:val="0002616D"/>
    <w:rsid w:val="000267DC"/>
    <w:rsid w:val="00030014"/>
    <w:rsid w:val="00030EED"/>
    <w:rsid w:val="00031811"/>
    <w:rsid w:val="00032F8A"/>
    <w:rsid w:val="000340C9"/>
    <w:rsid w:val="000375C9"/>
    <w:rsid w:val="00037E92"/>
    <w:rsid w:val="000411F9"/>
    <w:rsid w:val="00041B08"/>
    <w:rsid w:val="00042076"/>
    <w:rsid w:val="00044332"/>
    <w:rsid w:val="00045490"/>
    <w:rsid w:val="00047C6C"/>
    <w:rsid w:val="000511C1"/>
    <w:rsid w:val="00055549"/>
    <w:rsid w:val="00056F37"/>
    <w:rsid w:val="0006402E"/>
    <w:rsid w:val="0006471E"/>
    <w:rsid w:val="000659D0"/>
    <w:rsid w:val="00070119"/>
    <w:rsid w:val="00071CD0"/>
    <w:rsid w:val="00074B21"/>
    <w:rsid w:val="0007762D"/>
    <w:rsid w:val="0008247B"/>
    <w:rsid w:val="00083BF6"/>
    <w:rsid w:val="0008658A"/>
    <w:rsid w:val="0009260C"/>
    <w:rsid w:val="00095FEE"/>
    <w:rsid w:val="000A24AC"/>
    <w:rsid w:val="000A4B6E"/>
    <w:rsid w:val="000A501E"/>
    <w:rsid w:val="000A70B9"/>
    <w:rsid w:val="000B0CB1"/>
    <w:rsid w:val="000B1378"/>
    <w:rsid w:val="000B35FF"/>
    <w:rsid w:val="000B3705"/>
    <w:rsid w:val="000B3EA9"/>
    <w:rsid w:val="000B3EDA"/>
    <w:rsid w:val="000B4BDA"/>
    <w:rsid w:val="000B7066"/>
    <w:rsid w:val="000C26D9"/>
    <w:rsid w:val="000C2987"/>
    <w:rsid w:val="000C3F8E"/>
    <w:rsid w:val="000C46C3"/>
    <w:rsid w:val="000D06EA"/>
    <w:rsid w:val="000D08DF"/>
    <w:rsid w:val="000D3911"/>
    <w:rsid w:val="000D503B"/>
    <w:rsid w:val="000D6B64"/>
    <w:rsid w:val="000E18EA"/>
    <w:rsid w:val="000E44FE"/>
    <w:rsid w:val="000E4832"/>
    <w:rsid w:val="000F3B06"/>
    <w:rsid w:val="0010085B"/>
    <w:rsid w:val="00100DE8"/>
    <w:rsid w:val="00102B77"/>
    <w:rsid w:val="0010591C"/>
    <w:rsid w:val="00105933"/>
    <w:rsid w:val="00111499"/>
    <w:rsid w:val="00113682"/>
    <w:rsid w:val="0011402A"/>
    <w:rsid w:val="00116475"/>
    <w:rsid w:val="00116A10"/>
    <w:rsid w:val="001228DB"/>
    <w:rsid w:val="00122E59"/>
    <w:rsid w:val="00123EB2"/>
    <w:rsid w:val="00127CFE"/>
    <w:rsid w:val="00131C35"/>
    <w:rsid w:val="00132F9F"/>
    <w:rsid w:val="0013345F"/>
    <w:rsid w:val="00133A84"/>
    <w:rsid w:val="0014045A"/>
    <w:rsid w:val="00140F6D"/>
    <w:rsid w:val="00143857"/>
    <w:rsid w:val="0015351F"/>
    <w:rsid w:val="00153B22"/>
    <w:rsid w:val="0015652C"/>
    <w:rsid w:val="0015695B"/>
    <w:rsid w:val="00156C63"/>
    <w:rsid w:val="00156F62"/>
    <w:rsid w:val="00161DFB"/>
    <w:rsid w:val="0016461E"/>
    <w:rsid w:val="001646B5"/>
    <w:rsid w:val="00165065"/>
    <w:rsid w:val="00170A6F"/>
    <w:rsid w:val="0017100A"/>
    <w:rsid w:val="00177B8C"/>
    <w:rsid w:val="0018175B"/>
    <w:rsid w:val="00182D7A"/>
    <w:rsid w:val="0018359F"/>
    <w:rsid w:val="00187AEF"/>
    <w:rsid w:val="00190399"/>
    <w:rsid w:val="001919E8"/>
    <w:rsid w:val="001929D3"/>
    <w:rsid w:val="00193240"/>
    <w:rsid w:val="00197F8E"/>
    <w:rsid w:val="001A11FD"/>
    <w:rsid w:val="001A1C48"/>
    <w:rsid w:val="001A39EE"/>
    <w:rsid w:val="001A5306"/>
    <w:rsid w:val="001A779D"/>
    <w:rsid w:val="001A7F59"/>
    <w:rsid w:val="001B2CD3"/>
    <w:rsid w:val="001C158E"/>
    <w:rsid w:val="001C3868"/>
    <w:rsid w:val="001D2B6E"/>
    <w:rsid w:val="001D32FA"/>
    <w:rsid w:val="001D3440"/>
    <w:rsid w:val="001D37DF"/>
    <w:rsid w:val="001D4069"/>
    <w:rsid w:val="001D6718"/>
    <w:rsid w:val="001D747E"/>
    <w:rsid w:val="001E0874"/>
    <w:rsid w:val="001E1015"/>
    <w:rsid w:val="001E1134"/>
    <w:rsid w:val="001E6CD4"/>
    <w:rsid w:val="001E6DE9"/>
    <w:rsid w:val="001E76BA"/>
    <w:rsid w:val="001F080E"/>
    <w:rsid w:val="001F08C4"/>
    <w:rsid w:val="001F4E05"/>
    <w:rsid w:val="001F5862"/>
    <w:rsid w:val="001F6B31"/>
    <w:rsid w:val="002039C4"/>
    <w:rsid w:val="00203BDA"/>
    <w:rsid w:val="00204334"/>
    <w:rsid w:val="00205D69"/>
    <w:rsid w:val="002060BE"/>
    <w:rsid w:val="00210AA2"/>
    <w:rsid w:val="00211F87"/>
    <w:rsid w:val="00212DAB"/>
    <w:rsid w:val="0021394C"/>
    <w:rsid w:val="002145E5"/>
    <w:rsid w:val="00214EC0"/>
    <w:rsid w:val="00215FA1"/>
    <w:rsid w:val="00220EE5"/>
    <w:rsid w:val="002250BA"/>
    <w:rsid w:val="0022748A"/>
    <w:rsid w:val="002274DC"/>
    <w:rsid w:val="00230833"/>
    <w:rsid w:val="0023434A"/>
    <w:rsid w:val="00235513"/>
    <w:rsid w:val="002360DD"/>
    <w:rsid w:val="00236594"/>
    <w:rsid w:val="0023713C"/>
    <w:rsid w:val="00237D1C"/>
    <w:rsid w:val="00237D34"/>
    <w:rsid w:val="00241007"/>
    <w:rsid w:val="0024441A"/>
    <w:rsid w:val="00244B84"/>
    <w:rsid w:val="00244DFF"/>
    <w:rsid w:val="0024506F"/>
    <w:rsid w:val="00245BCB"/>
    <w:rsid w:val="00245BEE"/>
    <w:rsid w:val="00246220"/>
    <w:rsid w:val="002471F3"/>
    <w:rsid w:val="0025468C"/>
    <w:rsid w:val="00254952"/>
    <w:rsid w:val="00255E40"/>
    <w:rsid w:val="0025623D"/>
    <w:rsid w:val="00262C5B"/>
    <w:rsid w:val="00263BFF"/>
    <w:rsid w:val="00264354"/>
    <w:rsid w:val="002649A0"/>
    <w:rsid w:val="002700B7"/>
    <w:rsid w:val="002709C4"/>
    <w:rsid w:val="00271624"/>
    <w:rsid w:val="002732CF"/>
    <w:rsid w:val="00273EC4"/>
    <w:rsid w:val="00277563"/>
    <w:rsid w:val="0028012C"/>
    <w:rsid w:val="00282B05"/>
    <w:rsid w:val="0028383D"/>
    <w:rsid w:val="0028632B"/>
    <w:rsid w:val="00286596"/>
    <w:rsid w:val="00286994"/>
    <w:rsid w:val="002873B9"/>
    <w:rsid w:val="00287789"/>
    <w:rsid w:val="00287843"/>
    <w:rsid w:val="0029165A"/>
    <w:rsid w:val="002954F1"/>
    <w:rsid w:val="002A3E31"/>
    <w:rsid w:val="002A40C8"/>
    <w:rsid w:val="002A5B3A"/>
    <w:rsid w:val="002A6E33"/>
    <w:rsid w:val="002B284E"/>
    <w:rsid w:val="002B6F90"/>
    <w:rsid w:val="002B75CD"/>
    <w:rsid w:val="002C147B"/>
    <w:rsid w:val="002C4208"/>
    <w:rsid w:val="002C62A3"/>
    <w:rsid w:val="002C652E"/>
    <w:rsid w:val="002C6601"/>
    <w:rsid w:val="002D0716"/>
    <w:rsid w:val="002D2750"/>
    <w:rsid w:val="002D5DF7"/>
    <w:rsid w:val="002D7E1F"/>
    <w:rsid w:val="002E3B57"/>
    <w:rsid w:val="002E7780"/>
    <w:rsid w:val="002F1FCB"/>
    <w:rsid w:val="002F2854"/>
    <w:rsid w:val="002F7D4C"/>
    <w:rsid w:val="00303058"/>
    <w:rsid w:val="00304C1E"/>
    <w:rsid w:val="00304C77"/>
    <w:rsid w:val="00305F34"/>
    <w:rsid w:val="0030686F"/>
    <w:rsid w:val="00306B12"/>
    <w:rsid w:val="00307420"/>
    <w:rsid w:val="00312F6D"/>
    <w:rsid w:val="00315DF3"/>
    <w:rsid w:val="0031605E"/>
    <w:rsid w:val="0031662F"/>
    <w:rsid w:val="00320B07"/>
    <w:rsid w:val="003218F4"/>
    <w:rsid w:val="00321CCA"/>
    <w:rsid w:val="003243B0"/>
    <w:rsid w:val="00324B87"/>
    <w:rsid w:val="00326970"/>
    <w:rsid w:val="003272E2"/>
    <w:rsid w:val="00332446"/>
    <w:rsid w:val="00334230"/>
    <w:rsid w:val="00334373"/>
    <w:rsid w:val="00334944"/>
    <w:rsid w:val="00334D4F"/>
    <w:rsid w:val="00335994"/>
    <w:rsid w:val="00345E64"/>
    <w:rsid w:val="003467B8"/>
    <w:rsid w:val="0035123A"/>
    <w:rsid w:val="00353E5E"/>
    <w:rsid w:val="00355A00"/>
    <w:rsid w:val="00355A18"/>
    <w:rsid w:val="00360152"/>
    <w:rsid w:val="003609E1"/>
    <w:rsid w:val="00360B12"/>
    <w:rsid w:val="0036207D"/>
    <w:rsid w:val="00362300"/>
    <w:rsid w:val="003654B6"/>
    <w:rsid w:val="00367007"/>
    <w:rsid w:val="00370E5F"/>
    <w:rsid w:val="00372A90"/>
    <w:rsid w:val="00375239"/>
    <w:rsid w:val="00376774"/>
    <w:rsid w:val="0038000A"/>
    <w:rsid w:val="003802F9"/>
    <w:rsid w:val="0038103E"/>
    <w:rsid w:val="00382826"/>
    <w:rsid w:val="00382C44"/>
    <w:rsid w:val="003845C3"/>
    <w:rsid w:val="00386890"/>
    <w:rsid w:val="00391A0F"/>
    <w:rsid w:val="00393480"/>
    <w:rsid w:val="003943BC"/>
    <w:rsid w:val="003951BE"/>
    <w:rsid w:val="00397393"/>
    <w:rsid w:val="00397467"/>
    <w:rsid w:val="00397543"/>
    <w:rsid w:val="003A07DD"/>
    <w:rsid w:val="003A1B6C"/>
    <w:rsid w:val="003A4CCF"/>
    <w:rsid w:val="003A6B2F"/>
    <w:rsid w:val="003A7F8A"/>
    <w:rsid w:val="003B018F"/>
    <w:rsid w:val="003B0325"/>
    <w:rsid w:val="003B184E"/>
    <w:rsid w:val="003B2F03"/>
    <w:rsid w:val="003B355E"/>
    <w:rsid w:val="003B7248"/>
    <w:rsid w:val="003B7B05"/>
    <w:rsid w:val="003C1EA1"/>
    <w:rsid w:val="003C6146"/>
    <w:rsid w:val="003C63C7"/>
    <w:rsid w:val="003C6B04"/>
    <w:rsid w:val="003D014B"/>
    <w:rsid w:val="003D37E2"/>
    <w:rsid w:val="003D4E9F"/>
    <w:rsid w:val="003D5468"/>
    <w:rsid w:val="003D6854"/>
    <w:rsid w:val="003D6B17"/>
    <w:rsid w:val="003E069C"/>
    <w:rsid w:val="003E4396"/>
    <w:rsid w:val="003E55A9"/>
    <w:rsid w:val="003E6034"/>
    <w:rsid w:val="003E6DAE"/>
    <w:rsid w:val="003E7153"/>
    <w:rsid w:val="003F2F48"/>
    <w:rsid w:val="003F372D"/>
    <w:rsid w:val="004016ED"/>
    <w:rsid w:val="00403459"/>
    <w:rsid w:val="00403CB6"/>
    <w:rsid w:val="00423340"/>
    <w:rsid w:val="00424E36"/>
    <w:rsid w:val="004260C7"/>
    <w:rsid w:val="0042702A"/>
    <w:rsid w:val="004313F9"/>
    <w:rsid w:val="00431B13"/>
    <w:rsid w:val="00431EC4"/>
    <w:rsid w:val="00434766"/>
    <w:rsid w:val="004357C7"/>
    <w:rsid w:val="00435F40"/>
    <w:rsid w:val="00437676"/>
    <w:rsid w:val="00440057"/>
    <w:rsid w:val="00440B76"/>
    <w:rsid w:val="004416D7"/>
    <w:rsid w:val="00441B88"/>
    <w:rsid w:val="00442409"/>
    <w:rsid w:val="004425AF"/>
    <w:rsid w:val="00442FAF"/>
    <w:rsid w:val="00446024"/>
    <w:rsid w:val="0045074A"/>
    <w:rsid w:val="00451508"/>
    <w:rsid w:val="0045202C"/>
    <w:rsid w:val="00452399"/>
    <w:rsid w:val="004537E5"/>
    <w:rsid w:val="00460E14"/>
    <w:rsid w:val="00461196"/>
    <w:rsid w:val="00461D2F"/>
    <w:rsid w:val="00465D3D"/>
    <w:rsid w:val="00466BAA"/>
    <w:rsid w:val="004675DA"/>
    <w:rsid w:val="00471DA7"/>
    <w:rsid w:val="004743CB"/>
    <w:rsid w:val="004748DD"/>
    <w:rsid w:val="00475F31"/>
    <w:rsid w:val="00480BC3"/>
    <w:rsid w:val="004810F0"/>
    <w:rsid w:val="004825E2"/>
    <w:rsid w:val="00483DD5"/>
    <w:rsid w:val="004843C0"/>
    <w:rsid w:val="00485B69"/>
    <w:rsid w:val="00486E64"/>
    <w:rsid w:val="004875BE"/>
    <w:rsid w:val="0049043E"/>
    <w:rsid w:val="00490E34"/>
    <w:rsid w:val="00493FB2"/>
    <w:rsid w:val="00494325"/>
    <w:rsid w:val="00494907"/>
    <w:rsid w:val="00496F30"/>
    <w:rsid w:val="00497787"/>
    <w:rsid w:val="00497DBC"/>
    <w:rsid w:val="004A2B17"/>
    <w:rsid w:val="004A2BF5"/>
    <w:rsid w:val="004A5794"/>
    <w:rsid w:val="004A688D"/>
    <w:rsid w:val="004B01A4"/>
    <w:rsid w:val="004B25A9"/>
    <w:rsid w:val="004B5C2A"/>
    <w:rsid w:val="004B6638"/>
    <w:rsid w:val="004B6B83"/>
    <w:rsid w:val="004C0198"/>
    <w:rsid w:val="004C073A"/>
    <w:rsid w:val="004C4547"/>
    <w:rsid w:val="004C6F56"/>
    <w:rsid w:val="004C7385"/>
    <w:rsid w:val="004C7616"/>
    <w:rsid w:val="004C77B8"/>
    <w:rsid w:val="004D0CE5"/>
    <w:rsid w:val="004D1DB8"/>
    <w:rsid w:val="004D42F8"/>
    <w:rsid w:val="004D4D61"/>
    <w:rsid w:val="004D778C"/>
    <w:rsid w:val="004D79A0"/>
    <w:rsid w:val="004E0935"/>
    <w:rsid w:val="004E18B4"/>
    <w:rsid w:val="004E423C"/>
    <w:rsid w:val="004E476B"/>
    <w:rsid w:val="004E4AC9"/>
    <w:rsid w:val="004E4B7A"/>
    <w:rsid w:val="004E6592"/>
    <w:rsid w:val="004E7CF2"/>
    <w:rsid w:val="004F17CC"/>
    <w:rsid w:val="004F3D94"/>
    <w:rsid w:val="00500717"/>
    <w:rsid w:val="005011AA"/>
    <w:rsid w:val="00502595"/>
    <w:rsid w:val="00503A3B"/>
    <w:rsid w:val="005123F7"/>
    <w:rsid w:val="0051619E"/>
    <w:rsid w:val="0051743B"/>
    <w:rsid w:val="005178A4"/>
    <w:rsid w:val="0052116D"/>
    <w:rsid w:val="00523220"/>
    <w:rsid w:val="00524952"/>
    <w:rsid w:val="00525FE8"/>
    <w:rsid w:val="005266DC"/>
    <w:rsid w:val="0053253E"/>
    <w:rsid w:val="005346DB"/>
    <w:rsid w:val="00536AD6"/>
    <w:rsid w:val="0053785A"/>
    <w:rsid w:val="00544478"/>
    <w:rsid w:val="00544745"/>
    <w:rsid w:val="00551208"/>
    <w:rsid w:val="005606A3"/>
    <w:rsid w:val="005632C0"/>
    <w:rsid w:val="00566245"/>
    <w:rsid w:val="005672EF"/>
    <w:rsid w:val="0057146E"/>
    <w:rsid w:val="005715A9"/>
    <w:rsid w:val="00571D24"/>
    <w:rsid w:val="00572131"/>
    <w:rsid w:val="00575A62"/>
    <w:rsid w:val="00576652"/>
    <w:rsid w:val="00580283"/>
    <w:rsid w:val="00580E98"/>
    <w:rsid w:val="00582BBC"/>
    <w:rsid w:val="00582E68"/>
    <w:rsid w:val="005835AD"/>
    <w:rsid w:val="00584927"/>
    <w:rsid w:val="005849AA"/>
    <w:rsid w:val="0058719A"/>
    <w:rsid w:val="00587A85"/>
    <w:rsid w:val="00592ACE"/>
    <w:rsid w:val="00593811"/>
    <w:rsid w:val="005948AC"/>
    <w:rsid w:val="00594F91"/>
    <w:rsid w:val="005953CB"/>
    <w:rsid w:val="005A1321"/>
    <w:rsid w:val="005A1786"/>
    <w:rsid w:val="005A6F3E"/>
    <w:rsid w:val="005A703C"/>
    <w:rsid w:val="005A7047"/>
    <w:rsid w:val="005A7E92"/>
    <w:rsid w:val="005B1434"/>
    <w:rsid w:val="005B1A38"/>
    <w:rsid w:val="005B23D8"/>
    <w:rsid w:val="005B3B0F"/>
    <w:rsid w:val="005C19F6"/>
    <w:rsid w:val="005C1E1D"/>
    <w:rsid w:val="005C2C42"/>
    <w:rsid w:val="005C50DF"/>
    <w:rsid w:val="005C7A49"/>
    <w:rsid w:val="005D292F"/>
    <w:rsid w:val="005D2ECF"/>
    <w:rsid w:val="005D315B"/>
    <w:rsid w:val="005D3460"/>
    <w:rsid w:val="005D35C2"/>
    <w:rsid w:val="005D613D"/>
    <w:rsid w:val="005D7273"/>
    <w:rsid w:val="005E03B6"/>
    <w:rsid w:val="005E4CC7"/>
    <w:rsid w:val="005E5685"/>
    <w:rsid w:val="005E7B19"/>
    <w:rsid w:val="005F1EF9"/>
    <w:rsid w:val="005F4733"/>
    <w:rsid w:val="005F50A1"/>
    <w:rsid w:val="006014FD"/>
    <w:rsid w:val="00601CEC"/>
    <w:rsid w:val="00602842"/>
    <w:rsid w:val="00603191"/>
    <w:rsid w:val="00605310"/>
    <w:rsid w:val="00605BB7"/>
    <w:rsid w:val="00607AF9"/>
    <w:rsid w:val="0061104F"/>
    <w:rsid w:val="0061131C"/>
    <w:rsid w:val="006113B3"/>
    <w:rsid w:val="006116E9"/>
    <w:rsid w:val="006123F1"/>
    <w:rsid w:val="00615298"/>
    <w:rsid w:val="00615FF1"/>
    <w:rsid w:val="006204B9"/>
    <w:rsid w:val="00620AE7"/>
    <w:rsid w:val="00620E6C"/>
    <w:rsid w:val="006224F4"/>
    <w:rsid w:val="006265DD"/>
    <w:rsid w:val="0063121D"/>
    <w:rsid w:val="00632164"/>
    <w:rsid w:val="006324D9"/>
    <w:rsid w:val="00633A4B"/>
    <w:rsid w:val="00633D58"/>
    <w:rsid w:val="00635B1B"/>
    <w:rsid w:val="00636907"/>
    <w:rsid w:val="006410E8"/>
    <w:rsid w:val="00643579"/>
    <w:rsid w:val="00646D47"/>
    <w:rsid w:val="0064773E"/>
    <w:rsid w:val="0065264E"/>
    <w:rsid w:val="00654354"/>
    <w:rsid w:val="006544E6"/>
    <w:rsid w:val="0065463C"/>
    <w:rsid w:val="006553EC"/>
    <w:rsid w:val="00655917"/>
    <w:rsid w:val="00655ED7"/>
    <w:rsid w:val="00662B68"/>
    <w:rsid w:val="006631B8"/>
    <w:rsid w:val="00663530"/>
    <w:rsid w:val="006648B5"/>
    <w:rsid w:val="00666B6F"/>
    <w:rsid w:val="006710D3"/>
    <w:rsid w:val="0067161F"/>
    <w:rsid w:val="00671C03"/>
    <w:rsid w:val="006750F6"/>
    <w:rsid w:val="00680DA3"/>
    <w:rsid w:val="00681FE4"/>
    <w:rsid w:val="00683BA0"/>
    <w:rsid w:val="00684026"/>
    <w:rsid w:val="0068751B"/>
    <w:rsid w:val="006909B5"/>
    <w:rsid w:val="00692E19"/>
    <w:rsid w:val="006934FE"/>
    <w:rsid w:val="0069402A"/>
    <w:rsid w:val="006943BE"/>
    <w:rsid w:val="00694431"/>
    <w:rsid w:val="006A0F22"/>
    <w:rsid w:val="006A194A"/>
    <w:rsid w:val="006A32BF"/>
    <w:rsid w:val="006A4DC7"/>
    <w:rsid w:val="006A4E43"/>
    <w:rsid w:val="006A5235"/>
    <w:rsid w:val="006A7B1F"/>
    <w:rsid w:val="006B1219"/>
    <w:rsid w:val="006B2DF7"/>
    <w:rsid w:val="006B5832"/>
    <w:rsid w:val="006C0A2A"/>
    <w:rsid w:val="006C1126"/>
    <w:rsid w:val="006C31B1"/>
    <w:rsid w:val="006C3A06"/>
    <w:rsid w:val="006C3CFA"/>
    <w:rsid w:val="006C4471"/>
    <w:rsid w:val="006C454E"/>
    <w:rsid w:val="006C5F5D"/>
    <w:rsid w:val="006C6735"/>
    <w:rsid w:val="006C6E6F"/>
    <w:rsid w:val="006D1D01"/>
    <w:rsid w:val="006D65ED"/>
    <w:rsid w:val="006D6DEA"/>
    <w:rsid w:val="006D7C75"/>
    <w:rsid w:val="006E0A40"/>
    <w:rsid w:val="006E53F6"/>
    <w:rsid w:val="006E7751"/>
    <w:rsid w:val="006F0AE3"/>
    <w:rsid w:val="006F2E15"/>
    <w:rsid w:val="006F4030"/>
    <w:rsid w:val="006F4EFC"/>
    <w:rsid w:val="006F662B"/>
    <w:rsid w:val="006F69E3"/>
    <w:rsid w:val="006F7614"/>
    <w:rsid w:val="006F7EA8"/>
    <w:rsid w:val="007022A5"/>
    <w:rsid w:val="00702795"/>
    <w:rsid w:val="00703666"/>
    <w:rsid w:val="00706910"/>
    <w:rsid w:val="0071093C"/>
    <w:rsid w:val="00710EEE"/>
    <w:rsid w:val="00712C8C"/>
    <w:rsid w:val="0071306C"/>
    <w:rsid w:val="007132C0"/>
    <w:rsid w:val="00713B6E"/>
    <w:rsid w:val="00715AA2"/>
    <w:rsid w:val="00715BF1"/>
    <w:rsid w:val="00717CAE"/>
    <w:rsid w:val="00717D67"/>
    <w:rsid w:val="00720ECC"/>
    <w:rsid w:val="00720F74"/>
    <w:rsid w:val="00722474"/>
    <w:rsid w:val="00723F73"/>
    <w:rsid w:val="00724C42"/>
    <w:rsid w:val="007250C9"/>
    <w:rsid w:val="00735408"/>
    <w:rsid w:val="0073651C"/>
    <w:rsid w:val="00741ADD"/>
    <w:rsid w:val="0074200B"/>
    <w:rsid w:val="00742660"/>
    <w:rsid w:val="00743338"/>
    <w:rsid w:val="00746C4C"/>
    <w:rsid w:val="00746E97"/>
    <w:rsid w:val="007472F3"/>
    <w:rsid w:val="007500F0"/>
    <w:rsid w:val="00750ECE"/>
    <w:rsid w:val="00755E5D"/>
    <w:rsid w:val="00756D3F"/>
    <w:rsid w:val="00757826"/>
    <w:rsid w:val="007609D1"/>
    <w:rsid w:val="00761820"/>
    <w:rsid w:val="00762FB5"/>
    <w:rsid w:val="0076467E"/>
    <w:rsid w:val="007654D4"/>
    <w:rsid w:val="00767983"/>
    <w:rsid w:val="00770730"/>
    <w:rsid w:val="0077446A"/>
    <w:rsid w:val="0077531F"/>
    <w:rsid w:val="00777CFC"/>
    <w:rsid w:val="00780B66"/>
    <w:rsid w:val="00780F5D"/>
    <w:rsid w:val="007811D8"/>
    <w:rsid w:val="007813D0"/>
    <w:rsid w:val="00781EDB"/>
    <w:rsid w:val="007853F8"/>
    <w:rsid w:val="0078604D"/>
    <w:rsid w:val="007912B0"/>
    <w:rsid w:val="00792888"/>
    <w:rsid w:val="00792F3F"/>
    <w:rsid w:val="0079371E"/>
    <w:rsid w:val="00794CB5"/>
    <w:rsid w:val="00797014"/>
    <w:rsid w:val="007A2B19"/>
    <w:rsid w:val="007A3F50"/>
    <w:rsid w:val="007A4B32"/>
    <w:rsid w:val="007A5981"/>
    <w:rsid w:val="007A5D17"/>
    <w:rsid w:val="007A7344"/>
    <w:rsid w:val="007A79C4"/>
    <w:rsid w:val="007B134A"/>
    <w:rsid w:val="007B4F54"/>
    <w:rsid w:val="007C0881"/>
    <w:rsid w:val="007C3BE4"/>
    <w:rsid w:val="007C7FD2"/>
    <w:rsid w:val="007D262D"/>
    <w:rsid w:val="007D2884"/>
    <w:rsid w:val="007D30FD"/>
    <w:rsid w:val="007E0172"/>
    <w:rsid w:val="007E0841"/>
    <w:rsid w:val="007E3F99"/>
    <w:rsid w:val="007E46C4"/>
    <w:rsid w:val="007E577F"/>
    <w:rsid w:val="007E5F4D"/>
    <w:rsid w:val="007E7619"/>
    <w:rsid w:val="007F13AC"/>
    <w:rsid w:val="007F21BD"/>
    <w:rsid w:val="007F21D4"/>
    <w:rsid w:val="007F2DBF"/>
    <w:rsid w:val="007F3040"/>
    <w:rsid w:val="007F5556"/>
    <w:rsid w:val="007F5E95"/>
    <w:rsid w:val="007F69A0"/>
    <w:rsid w:val="00802647"/>
    <w:rsid w:val="00802C2A"/>
    <w:rsid w:val="008037D3"/>
    <w:rsid w:val="00804951"/>
    <w:rsid w:val="00811242"/>
    <w:rsid w:val="00811890"/>
    <w:rsid w:val="0081232A"/>
    <w:rsid w:val="00817279"/>
    <w:rsid w:val="00817848"/>
    <w:rsid w:val="00820456"/>
    <w:rsid w:val="00822744"/>
    <w:rsid w:val="008251D7"/>
    <w:rsid w:val="00826F3A"/>
    <w:rsid w:val="00827C59"/>
    <w:rsid w:val="008306EA"/>
    <w:rsid w:val="00831415"/>
    <w:rsid w:val="0083342A"/>
    <w:rsid w:val="0083359D"/>
    <w:rsid w:val="00833F9A"/>
    <w:rsid w:val="008363EA"/>
    <w:rsid w:val="0084156D"/>
    <w:rsid w:val="00853DB9"/>
    <w:rsid w:val="00856738"/>
    <w:rsid w:val="00856782"/>
    <w:rsid w:val="00864EF3"/>
    <w:rsid w:val="00867748"/>
    <w:rsid w:val="00867B78"/>
    <w:rsid w:val="00870765"/>
    <w:rsid w:val="00870A79"/>
    <w:rsid w:val="00871520"/>
    <w:rsid w:val="00872449"/>
    <w:rsid w:val="0087259C"/>
    <w:rsid w:val="00873350"/>
    <w:rsid w:val="00873E16"/>
    <w:rsid w:val="00876956"/>
    <w:rsid w:val="00877FF3"/>
    <w:rsid w:val="00880CB2"/>
    <w:rsid w:val="008813E8"/>
    <w:rsid w:val="00885C5E"/>
    <w:rsid w:val="008876B0"/>
    <w:rsid w:val="00887EED"/>
    <w:rsid w:val="00891B70"/>
    <w:rsid w:val="008930E7"/>
    <w:rsid w:val="008931C9"/>
    <w:rsid w:val="008952F4"/>
    <w:rsid w:val="008A21B4"/>
    <w:rsid w:val="008A45E3"/>
    <w:rsid w:val="008A78C7"/>
    <w:rsid w:val="008B034B"/>
    <w:rsid w:val="008B092C"/>
    <w:rsid w:val="008B1C76"/>
    <w:rsid w:val="008B6AC4"/>
    <w:rsid w:val="008B7086"/>
    <w:rsid w:val="008B77C6"/>
    <w:rsid w:val="008B7EC5"/>
    <w:rsid w:val="008C0AB2"/>
    <w:rsid w:val="008C1A9B"/>
    <w:rsid w:val="008C79A7"/>
    <w:rsid w:val="008C7C74"/>
    <w:rsid w:val="008D186A"/>
    <w:rsid w:val="008D4DEB"/>
    <w:rsid w:val="008D5C04"/>
    <w:rsid w:val="008E16C3"/>
    <w:rsid w:val="008E2883"/>
    <w:rsid w:val="008E2B99"/>
    <w:rsid w:val="008E47EF"/>
    <w:rsid w:val="008E4D75"/>
    <w:rsid w:val="008E7C93"/>
    <w:rsid w:val="008F18FA"/>
    <w:rsid w:val="008F73EF"/>
    <w:rsid w:val="008F7BB9"/>
    <w:rsid w:val="00900169"/>
    <w:rsid w:val="00900FE0"/>
    <w:rsid w:val="00901114"/>
    <w:rsid w:val="009014DE"/>
    <w:rsid w:val="00901931"/>
    <w:rsid w:val="0090656A"/>
    <w:rsid w:val="00906EDF"/>
    <w:rsid w:val="00907CC8"/>
    <w:rsid w:val="00910D95"/>
    <w:rsid w:val="00921FDC"/>
    <w:rsid w:val="00922818"/>
    <w:rsid w:val="00922BEE"/>
    <w:rsid w:val="0092499C"/>
    <w:rsid w:val="00925501"/>
    <w:rsid w:val="00926012"/>
    <w:rsid w:val="00926D3B"/>
    <w:rsid w:val="009310FA"/>
    <w:rsid w:val="00931C2D"/>
    <w:rsid w:val="00931ED1"/>
    <w:rsid w:val="00932745"/>
    <w:rsid w:val="009332FA"/>
    <w:rsid w:val="00936D19"/>
    <w:rsid w:val="0093778D"/>
    <w:rsid w:val="00937A5C"/>
    <w:rsid w:val="00937D8B"/>
    <w:rsid w:val="009417B7"/>
    <w:rsid w:val="00943462"/>
    <w:rsid w:val="009444BA"/>
    <w:rsid w:val="00953D78"/>
    <w:rsid w:val="00954DC6"/>
    <w:rsid w:val="00960BB8"/>
    <w:rsid w:val="00963A79"/>
    <w:rsid w:val="00964683"/>
    <w:rsid w:val="0097354A"/>
    <w:rsid w:val="009843C9"/>
    <w:rsid w:val="00985874"/>
    <w:rsid w:val="0099138E"/>
    <w:rsid w:val="00992C9D"/>
    <w:rsid w:val="00993093"/>
    <w:rsid w:val="009954A4"/>
    <w:rsid w:val="009966FA"/>
    <w:rsid w:val="00997807"/>
    <w:rsid w:val="009A5737"/>
    <w:rsid w:val="009A5E3C"/>
    <w:rsid w:val="009B2151"/>
    <w:rsid w:val="009B4B31"/>
    <w:rsid w:val="009B503A"/>
    <w:rsid w:val="009B5836"/>
    <w:rsid w:val="009B5953"/>
    <w:rsid w:val="009C013E"/>
    <w:rsid w:val="009C0241"/>
    <w:rsid w:val="009C1CF3"/>
    <w:rsid w:val="009C3C43"/>
    <w:rsid w:val="009C4632"/>
    <w:rsid w:val="009C5E06"/>
    <w:rsid w:val="009C6C5C"/>
    <w:rsid w:val="009D0F51"/>
    <w:rsid w:val="009D1147"/>
    <w:rsid w:val="009D22A3"/>
    <w:rsid w:val="009D3F28"/>
    <w:rsid w:val="009D43AB"/>
    <w:rsid w:val="009D4E2A"/>
    <w:rsid w:val="009E09F9"/>
    <w:rsid w:val="009E2D80"/>
    <w:rsid w:val="009E4F63"/>
    <w:rsid w:val="009F0134"/>
    <w:rsid w:val="009F236C"/>
    <w:rsid w:val="009F251E"/>
    <w:rsid w:val="009F2C4A"/>
    <w:rsid w:val="009F47BB"/>
    <w:rsid w:val="009F481A"/>
    <w:rsid w:val="009F58BD"/>
    <w:rsid w:val="009F5CE4"/>
    <w:rsid w:val="00A0291B"/>
    <w:rsid w:val="00A02B72"/>
    <w:rsid w:val="00A04CDC"/>
    <w:rsid w:val="00A04E87"/>
    <w:rsid w:val="00A10A6A"/>
    <w:rsid w:val="00A14F90"/>
    <w:rsid w:val="00A1694C"/>
    <w:rsid w:val="00A169F6"/>
    <w:rsid w:val="00A16E2E"/>
    <w:rsid w:val="00A208FF"/>
    <w:rsid w:val="00A229BB"/>
    <w:rsid w:val="00A23238"/>
    <w:rsid w:val="00A23494"/>
    <w:rsid w:val="00A23C04"/>
    <w:rsid w:val="00A24783"/>
    <w:rsid w:val="00A24A9A"/>
    <w:rsid w:val="00A25F01"/>
    <w:rsid w:val="00A26229"/>
    <w:rsid w:val="00A269FB"/>
    <w:rsid w:val="00A32DE5"/>
    <w:rsid w:val="00A34EEB"/>
    <w:rsid w:val="00A37AFA"/>
    <w:rsid w:val="00A42E1C"/>
    <w:rsid w:val="00A43820"/>
    <w:rsid w:val="00A4482B"/>
    <w:rsid w:val="00A44D17"/>
    <w:rsid w:val="00A47919"/>
    <w:rsid w:val="00A47BE1"/>
    <w:rsid w:val="00A50238"/>
    <w:rsid w:val="00A51E3A"/>
    <w:rsid w:val="00A52612"/>
    <w:rsid w:val="00A532AC"/>
    <w:rsid w:val="00A5334D"/>
    <w:rsid w:val="00A53930"/>
    <w:rsid w:val="00A55105"/>
    <w:rsid w:val="00A55CB8"/>
    <w:rsid w:val="00A569CD"/>
    <w:rsid w:val="00A577C8"/>
    <w:rsid w:val="00A579F6"/>
    <w:rsid w:val="00A60A80"/>
    <w:rsid w:val="00A61D3D"/>
    <w:rsid w:val="00A61DF0"/>
    <w:rsid w:val="00A6287A"/>
    <w:rsid w:val="00A62E55"/>
    <w:rsid w:val="00A62EDE"/>
    <w:rsid w:val="00A6532B"/>
    <w:rsid w:val="00A702FF"/>
    <w:rsid w:val="00A71BC4"/>
    <w:rsid w:val="00A74B63"/>
    <w:rsid w:val="00A76885"/>
    <w:rsid w:val="00A801E7"/>
    <w:rsid w:val="00A83D63"/>
    <w:rsid w:val="00A8694D"/>
    <w:rsid w:val="00A86FE6"/>
    <w:rsid w:val="00A93F75"/>
    <w:rsid w:val="00A95005"/>
    <w:rsid w:val="00A95955"/>
    <w:rsid w:val="00A9655C"/>
    <w:rsid w:val="00AA0101"/>
    <w:rsid w:val="00AA23AF"/>
    <w:rsid w:val="00AA25C7"/>
    <w:rsid w:val="00AA28C2"/>
    <w:rsid w:val="00AA4111"/>
    <w:rsid w:val="00AB3151"/>
    <w:rsid w:val="00AB6552"/>
    <w:rsid w:val="00AC214E"/>
    <w:rsid w:val="00AC2EF3"/>
    <w:rsid w:val="00AC548C"/>
    <w:rsid w:val="00AD032B"/>
    <w:rsid w:val="00AD0E07"/>
    <w:rsid w:val="00AD202F"/>
    <w:rsid w:val="00AD207A"/>
    <w:rsid w:val="00AD317C"/>
    <w:rsid w:val="00AD3B3B"/>
    <w:rsid w:val="00AD4098"/>
    <w:rsid w:val="00AD4855"/>
    <w:rsid w:val="00AD5D55"/>
    <w:rsid w:val="00AE2602"/>
    <w:rsid w:val="00AE2A76"/>
    <w:rsid w:val="00AE5A0A"/>
    <w:rsid w:val="00AF161E"/>
    <w:rsid w:val="00AF16A6"/>
    <w:rsid w:val="00AF1D39"/>
    <w:rsid w:val="00AF28AD"/>
    <w:rsid w:val="00AF5C3B"/>
    <w:rsid w:val="00AF7444"/>
    <w:rsid w:val="00B00A8E"/>
    <w:rsid w:val="00B00C98"/>
    <w:rsid w:val="00B03B93"/>
    <w:rsid w:val="00B05542"/>
    <w:rsid w:val="00B05F29"/>
    <w:rsid w:val="00B12E10"/>
    <w:rsid w:val="00B147C3"/>
    <w:rsid w:val="00B14AD9"/>
    <w:rsid w:val="00B15EB2"/>
    <w:rsid w:val="00B17ECF"/>
    <w:rsid w:val="00B2120D"/>
    <w:rsid w:val="00B21F97"/>
    <w:rsid w:val="00B25588"/>
    <w:rsid w:val="00B25B1A"/>
    <w:rsid w:val="00B25DC6"/>
    <w:rsid w:val="00B27466"/>
    <w:rsid w:val="00B32AB5"/>
    <w:rsid w:val="00B340EA"/>
    <w:rsid w:val="00B34BD9"/>
    <w:rsid w:val="00B3516A"/>
    <w:rsid w:val="00B36BB0"/>
    <w:rsid w:val="00B371A2"/>
    <w:rsid w:val="00B4065B"/>
    <w:rsid w:val="00B41184"/>
    <w:rsid w:val="00B41BA0"/>
    <w:rsid w:val="00B42BB9"/>
    <w:rsid w:val="00B46009"/>
    <w:rsid w:val="00B53140"/>
    <w:rsid w:val="00B53318"/>
    <w:rsid w:val="00B547F7"/>
    <w:rsid w:val="00B55AEE"/>
    <w:rsid w:val="00B56C88"/>
    <w:rsid w:val="00B60ED3"/>
    <w:rsid w:val="00B621AD"/>
    <w:rsid w:val="00B62FD7"/>
    <w:rsid w:val="00B65B2C"/>
    <w:rsid w:val="00B66C39"/>
    <w:rsid w:val="00B67D79"/>
    <w:rsid w:val="00B73793"/>
    <w:rsid w:val="00B74869"/>
    <w:rsid w:val="00B75482"/>
    <w:rsid w:val="00B75EF3"/>
    <w:rsid w:val="00B76404"/>
    <w:rsid w:val="00B86ED0"/>
    <w:rsid w:val="00B92947"/>
    <w:rsid w:val="00B942C8"/>
    <w:rsid w:val="00B95E90"/>
    <w:rsid w:val="00B97920"/>
    <w:rsid w:val="00B97E0C"/>
    <w:rsid w:val="00BA1246"/>
    <w:rsid w:val="00BA17C6"/>
    <w:rsid w:val="00BA336D"/>
    <w:rsid w:val="00BB2256"/>
    <w:rsid w:val="00BB2B48"/>
    <w:rsid w:val="00BB3923"/>
    <w:rsid w:val="00BB411C"/>
    <w:rsid w:val="00BB4E45"/>
    <w:rsid w:val="00BB5BBD"/>
    <w:rsid w:val="00BB7C75"/>
    <w:rsid w:val="00BB7F0D"/>
    <w:rsid w:val="00BC12DF"/>
    <w:rsid w:val="00BC1457"/>
    <w:rsid w:val="00BD1CCC"/>
    <w:rsid w:val="00BD3337"/>
    <w:rsid w:val="00BD5213"/>
    <w:rsid w:val="00BD6278"/>
    <w:rsid w:val="00BE06CC"/>
    <w:rsid w:val="00BE10E9"/>
    <w:rsid w:val="00BE3184"/>
    <w:rsid w:val="00BE4E47"/>
    <w:rsid w:val="00BF1175"/>
    <w:rsid w:val="00BF1AE0"/>
    <w:rsid w:val="00BF329A"/>
    <w:rsid w:val="00BF5736"/>
    <w:rsid w:val="00BF6C54"/>
    <w:rsid w:val="00C00019"/>
    <w:rsid w:val="00C0523E"/>
    <w:rsid w:val="00C122B1"/>
    <w:rsid w:val="00C15B4E"/>
    <w:rsid w:val="00C16E53"/>
    <w:rsid w:val="00C216B7"/>
    <w:rsid w:val="00C22830"/>
    <w:rsid w:val="00C34C8D"/>
    <w:rsid w:val="00C35DD9"/>
    <w:rsid w:val="00C366EC"/>
    <w:rsid w:val="00C36DE7"/>
    <w:rsid w:val="00C37A9F"/>
    <w:rsid w:val="00C41B64"/>
    <w:rsid w:val="00C42D7E"/>
    <w:rsid w:val="00C457D4"/>
    <w:rsid w:val="00C46B65"/>
    <w:rsid w:val="00C47965"/>
    <w:rsid w:val="00C47A48"/>
    <w:rsid w:val="00C5032F"/>
    <w:rsid w:val="00C50D48"/>
    <w:rsid w:val="00C515D0"/>
    <w:rsid w:val="00C54253"/>
    <w:rsid w:val="00C56058"/>
    <w:rsid w:val="00C56095"/>
    <w:rsid w:val="00C56AE2"/>
    <w:rsid w:val="00C57B03"/>
    <w:rsid w:val="00C57DAB"/>
    <w:rsid w:val="00C60B3B"/>
    <w:rsid w:val="00C61743"/>
    <w:rsid w:val="00C66AAE"/>
    <w:rsid w:val="00C67BE1"/>
    <w:rsid w:val="00C7050D"/>
    <w:rsid w:val="00C73D82"/>
    <w:rsid w:val="00C76180"/>
    <w:rsid w:val="00C77070"/>
    <w:rsid w:val="00C770D8"/>
    <w:rsid w:val="00C80440"/>
    <w:rsid w:val="00C806AD"/>
    <w:rsid w:val="00C81728"/>
    <w:rsid w:val="00C825D9"/>
    <w:rsid w:val="00C825FA"/>
    <w:rsid w:val="00C8448D"/>
    <w:rsid w:val="00C849EC"/>
    <w:rsid w:val="00C860A7"/>
    <w:rsid w:val="00C9318A"/>
    <w:rsid w:val="00C939D3"/>
    <w:rsid w:val="00C949C1"/>
    <w:rsid w:val="00C9550D"/>
    <w:rsid w:val="00C95989"/>
    <w:rsid w:val="00C971FF"/>
    <w:rsid w:val="00CA4683"/>
    <w:rsid w:val="00CA5514"/>
    <w:rsid w:val="00CA6027"/>
    <w:rsid w:val="00CB513B"/>
    <w:rsid w:val="00CC0DB4"/>
    <w:rsid w:val="00CC2AB5"/>
    <w:rsid w:val="00CC2E9C"/>
    <w:rsid w:val="00CC3FC8"/>
    <w:rsid w:val="00CC41B2"/>
    <w:rsid w:val="00CC7850"/>
    <w:rsid w:val="00CD0452"/>
    <w:rsid w:val="00CD1174"/>
    <w:rsid w:val="00CD2D8B"/>
    <w:rsid w:val="00CD3070"/>
    <w:rsid w:val="00CD3C4C"/>
    <w:rsid w:val="00CD75D9"/>
    <w:rsid w:val="00CE13A4"/>
    <w:rsid w:val="00CE3936"/>
    <w:rsid w:val="00CE3B1B"/>
    <w:rsid w:val="00CE40EB"/>
    <w:rsid w:val="00CE7D21"/>
    <w:rsid w:val="00CF2C15"/>
    <w:rsid w:val="00CF72F6"/>
    <w:rsid w:val="00D007D0"/>
    <w:rsid w:val="00D02379"/>
    <w:rsid w:val="00D0596E"/>
    <w:rsid w:val="00D05C9D"/>
    <w:rsid w:val="00D11AEF"/>
    <w:rsid w:val="00D15D4D"/>
    <w:rsid w:val="00D16C76"/>
    <w:rsid w:val="00D20152"/>
    <w:rsid w:val="00D2200F"/>
    <w:rsid w:val="00D2227E"/>
    <w:rsid w:val="00D22BDF"/>
    <w:rsid w:val="00D247E3"/>
    <w:rsid w:val="00D26C8D"/>
    <w:rsid w:val="00D27DF4"/>
    <w:rsid w:val="00D35175"/>
    <w:rsid w:val="00D35E27"/>
    <w:rsid w:val="00D3639A"/>
    <w:rsid w:val="00D37D49"/>
    <w:rsid w:val="00D42B43"/>
    <w:rsid w:val="00D4562B"/>
    <w:rsid w:val="00D45B02"/>
    <w:rsid w:val="00D47123"/>
    <w:rsid w:val="00D5037B"/>
    <w:rsid w:val="00D50E93"/>
    <w:rsid w:val="00D52F0B"/>
    <w:rsid w:val="00D543B8"/>
    <w:rsid w:val="00D56307"/>
    <w:rsid w:val="00D60737"/>
    <w:rsid w:val="00D61D58"/>
    <w:rsid w:val="00D62AA2"/>
    <w:rsid w:val="00D62E21"/>
    <w:rsid w:val="00D630B1"/>
    <w:rsid w:val="00D65420"/>
    <w:rsid w:val="00D71760"/>
    <w:rsid w:val="00D722CC"/>
    <w:rsid w:val="00D73A21"/>
    <w:rsid w:val="00D73DEE"/>
    <w:rsid w:val="00D76437"/>
    <w:rsid w:val="00D771A8"/>
    <w:rsid w:val="00D853D5"/>
    <w:rsid w:val="00D86989"/>
    <w:rsid w:val="00D86A95"/>
    <w:rsid w:val="00D87C51"/>
    <w:rsid w:val="00D87DA5"/>
    <w:rsid w:val="00D909F7"/>
    <w:rsid w:val="00D92F76"/>
    <w:rsid w:val="00D93D6D"/>
    <w:rsid w:val="00D946AA"/>
    <w:rsid w:val="00D94A55"/>
    <w:rsid w:val="00DA112B"/>
    <w:rsid w:val="00DA1F02"/>
    <w:rsid w:val="00DA5DA7"/>
    <w:rsid w:val="00DA7463"/>
    <w:rsid w:val="00DA77A2"/>
    <w:rsid w:val="00DB03E9"/>
    <w:rsid w:val="00DB05F3"/>
    <w:rsid w:val="00DB0CBA"/>
    <w:rsid w:val="00DB1CC9"/>
    <w:rsid w:val="00DB2866"/>
    <w:rsid w:val="00DB28AC"/>
    <w:rsid w:val="00DB34C5"/>
    <w:rsid w:val="00DB3506"/>
    <w:rsid w:val="00DB356E"/>
    <w:rsid w:val="00DB3D76"/>
    <w:rsid w:val="00DB4AB2"/>
    <w:rsid w:val="00DB50B3"/>
    <w:rsid w:val="00DB7E8E"/>
    <w:rsid w:val="00DC0301"/>
    <w:rsid w:val="00DC0777"/>
    <w:rsid w:val="00DC0A77"/>
    <w:rsid w:val="00DC21AB"/>
    <w:rsid w:val="00DC438F"/>
    <w:rsid w:val="00DC44CB"/>
    <w:rsid w:val="00DC4967"/>
    <w:rsid w:val="00DC6EA6"/>
    <w:rsid w:val="00DC753A"/>
    <w:rsid w:val="00DD162A"/>
    <w:rsid w:val="00DD1ABB"/>
    <w:rsid w:val="00DD1D7F"/>
    <w:rsid w:val="00DD296E"/>
    <w:rsid w:val="00DD3E01"/>
    <w:rsid w:val="00DD4F57"/>
    <w:rsid w:val="00DD773D"/>
    <w:rsid w:val="00DE072B"/>
    <w:rsid w:val="00DE0BC0"/>
    <w:rsid w:val="00DE291C"/>
    <w:rsid w:val="00DE3289"/>
    <w:rsid w:val="00DE46A0"/>
    <w:rsid w:val="00DF1A0C"/>
    <w:rsid w:val="00DF40F2"/>
    <w:rsid w:val="00DF433F"/>
    <w:rsid w:val="00DF4D98"/>
    <w:rsid w:val="00DF64F0"/>
    <w:rsid w:val="00E00E70"/>
    <w:rsid w:val="00E01D12"/>
    <w:rsid w:val="00E034EE"/>
    <w:rsid w:val="00E04329"/>
    <w:rsid w:val="00E0449A"/>
    <w:rsid w:val="00E04955"/>
    <w:rsid w:val="00E0790F"/>
    <w:rsid w:val="00E10C8D"/>
    <w:rsid w:val="00E11490"/>
    <w:rsid w:val="00E11E4B"/>
    <w:rsid w:val="00E12A18"/>
    <w:rsid w:val="00E12AB4"/>
    <w:rsid w:val="00E12F1E"/>
    <w:rsid w:val="00E139A2"/>
    <w:rsid w:val="00E22DE3"/>
    <w:rsid w:val="00E26013"/>
    <w:rsid w:val="00E264A8"/>
    <w:rsid w:val="00E27389"/>
    <w:rsid w:val="00E27B37"/>
    <w:rsid w:val="00E40D16"/>
    <w:rsid w:val="00E41342"/>
    <w:rsid w:val="00E4242D"/>
    <w:rsid w:val="00E500E9"/>
    <w:rsid w:val="00E50DC8"/>
    <w:rsid w:val="00E530D5"/>
    <w:rsid w:val="00E55BC5"/>
    <w:rsid w:val="00E563CD"/>
    <w:rsid w:val="00E57252"/>
    <w:rsid w:val="00E6044C"/>
    <w:rsid w:val="00E6046B"/>
    <w:rsid w:val="00E63CFD"/>
    <w:rsid w:val="00E648A0"/>
    <w:rsid w:val="00E65956"/>
    <w:rsid w:val="00E67C00"/>
    <w:rsid w:val="00E70413"/>
    <w:rsid w:val="00E711D9"/>
    <w:rsid w:val="00E71E09"/>
    <w:rsid w:val="00E723E2"/>
    <w:rsid w:val="00E72929"/>
    <w:rsid w:val="00E72CFC"/>
    <w:rsid w:val="00E75169"/>
    <w:rsid w:val="00E83721"/>
    <w:rsid w:val="00E838F6"/>
    <w:rsid w:val="00E83E4F"/>
    <w:rsid w:val="00E84629"/>
    <w:rsid w:val="00E87EA9"/>
    <w:rsid w:val="00E9002E"/>
    <w:rsid w:val="00E92D7E"/>
    <w:rsid w:val="00E94FF7"/>
    <w:rsid w:val="00EA0713"/>
    <w:rsid w:val="00EA0905"/>
    <w:rsid w:val="00EA0DC7"/>
    <w:rsid w:val="00EA171B"/>
    <w:rsid w:val="00EA1BD4"/>
    <w:rsid w:val="00EA26B1"/>
    <w:rsid w:val="00EA2D3D"/>
    <w:rsid w:val="00EA4D4E"/>
    <w:rsid w:val="00EA7C61"/>
    <w:rsid w:val="00EB0DB7"/>
    <w:rsid w:val="00EB32D9"/>
    <w:rsid w:val="00EB7180"/>
    <w:rsid w:val="00EB77F8"/>
    <w:rsid w:val="00EC16FF"/>
    <w:rsid w:val="00EC206F"/>
    <w:rsid w:val="00EC32FD"/>
    <w:rsid w:val="00EC5361"/>
    <w:rsid w:val="00EC5B9E"/>
    <w:rsid w:val="00EC616E"/>
    <w:rsid w:val="00EC68BF"/>
    <w:rsid w:val="00EC77EC"/>
    <w:rsid w:val="00ED00A8"/>
    <w:rsid w:val="00ED2A7B"/>
    <w:rsid w:val="00ED2C59"/>
    <w:rsid w:val="00EE3E0A"/>
    <w:rsid w:val="00EE5B1F"/>
    <w:rsid w:val="00EF1007"/>
    <w:rsid w:val="00EF2DCD"/>
    <w:rsid w:val="00EF3370"/>
    <w:rsid w:val="00EF7302"/>
    <w:rsid w:val="00EF7B2E"/>
    <w:rsid w:val="00F03B47"/>
    <w:rsid w:val="00F05319"/>
    <w:rsid w:val="00F05741"/>
    <w:rsid w:val="00F06C6C"/>
    <w:rsid w:val="00F15D66"/>
    <w:rsid w:val="00F1668A"/>
    <w:rsid w:val="00F16834"/>
    <w:rsid w:val="00F1760D"/>
    <w:rsid w:val="00F21EBD"/>
    <w:rsid w:val="00F22CAC"/>
    <w:rsid w:val="00F269E8"/>
    <w:rsid w:val="00F271F8"/>
    <w:rsid w:val="00F32AC4"/>
    <w:rsid w:val="00F33552"/>
    <w:rsid w:val="00F338E3"/>
    <w:rsid w:val="00F3484E"/>
    <w:rsid w:val="00F37C29"/>
    <w:rsid w:val="00F4200C"/>
    <w:rsid w:val="00F437F5"/>
    <w:rsid w:val="00F44555"/>
    <w:rsid w:val="00F45409"/>
    <w:rsid w:val="00F4580E"/>
    <w:rsid w:val="00F47AC1"/>
    <w:rsid w:val="00F521C8"/>
    <w:rsid w:val="00F53F03"/>
    <w:rsid w:val="00F54105"/>
    <w:rsid w:val="00F572D0"/>
    <w:rsid w:val="00F6060C"/>
    <w:rsid w:val="00F60F0F"/>
    <w:rsid w:val="00F6102A"/>
    <w:rsid w:val="00F712EC"/>
    <w:rsid w:val="00F722B3"/>
    <w:rsid w:val="00F751DA"/>
    <w:rsid w:val="00F82A8D"/>
    <w:rsid w:val="00F8408F"/>
    <w:rsid w:val="00F841D1"/>
    <w:rsid w:val="00F8556D"/>
    <w:rsid w:val="00F85D98"/>
    <w:rsid w:val="00F862A2"/>
    <w:rsid w:val="00F86440"/>
    <w:rsid w:val="00F92088"/>
    <w:rsid w:val="00F968C5"/>
    <w:rsid w:val="00F96E8E"/>
    <w:rsid w:val="00F96EB2"/>
    <w:rsid w:val="00F971DA"/>
    <w:rsid w:val="00FA0693"/>
    <w:rsid w:val="00FA4FC7"/>
    <w:rsid w:val="00FA5AF4"/>
    <w:rsid w:val="00FA640E"/>
    <w:rsid w:val="00FA7888"/>
    <w:rsid w:val="00FB092F"/>
    <w:rsid w:val="00FB2D5E"/>
    <w:rsid w:val="00FB4EF7"/>
    <w:rsid w:val="00FB532D"/>
    <w:rsid w:val="00FB5723"/>
    <w:rsid w:val="00FB5BCC"/>
    <w:rsid w:val="00FB6401"/>
    <w:rsid w:val="00FB6643"/>
    <w:rsid w:val="00FB7115"/>
    <w:rsid w:val="00FB7E01"/>
    <w:rsid w:val="00FB7F99"/>
    <w:rsid w:val="00FC266C"/>
    <w:rsid w:val="00FC4299"/>
    <w:rsid w:val="00FC5C9B"/>
    <w:rsid w:val="00FC6CC3"/>
    <w:rsid w:val="00FD5A2C"/>
    <w:rsid w:val="00FD6867"/>
    <w:rsid w:val="00FD6C41"/>
    <w:rsid w:val="00FD7E89"/>
    <w:rsid w:val="00FE2239"/>
    <w:rsid w:val="00FE382A"/>
    <w:rsid w:val="00FE4A7D"/>
    <w:rsid w:val="00FE4D89"/>
    <w:rsid w:val="00FE6792"/>
    <w:rsid w:val="00FE7606"/>
    <w:rsid w:val="00FF0EC6"/>
    <w:rsid w:val="00FF2584"/>
    <w:rsid w:val="00FF2856"/>
    <w:rsid w:val="00FF2BB3"/>
    <w:rsid w:val="00FF530D"/>
    <w:rsid w:val="00FF5751"/>
    <w:rsid w:val="00FF75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A63F0"/>
  <w15:chartTrackingRefBased/>
  <w15:docId w15:val="{CBE262F5-F26F-4C23-A60C-52FB8DBB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8FA"/>
    <w:pPr>
      <w:widowControl w:val="0"/>
      <w:spacing w:after="200" w:line="276" w:lineRule="auto"/>
    </w:pPr>
  </w:style>
  <w:style w:type="paragraph" w:styleId="Heading3">
    <w:name w:val="heading 3"/>
    <w:basedOn w:val="Normal"/>
    <w:next w:val="Normal"/>
    <w:link w:val="Heading3Char"/>
    <w:uiPriority w:val="9"/>
    <w:unhideWhenUsed/>
    <w:qFormat/>
    <w:rsid w:val="001D3440"/>
    <w:pPr>
      <w:keepNext/>
      <w:keepLines/>
      <w:widowControl/>
      <w:spacing w:before="40" w:after="0" w:line="259"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18FA"/>
    <w:rPr>
      <w:color w:val="0563C1" w:themeColor="hyperlink"/>
      <w:u w:val="single"/>
    </w:rPr>
  </w:style>
  <w:style w:type="paragraph" w:styleId="ListParagraph">
    <w:name w:val="List Paragraph"/>
    <w:aliases w:val="Citation List,List Paragraph (numbered (a)),Use Case List Paragraph,OBC Bullet,List Paragraph11,Normal numbered,List_Paragraph,Multilevel para_II,List Paragraph1"/>
    <w:basedOn w:val="Normal"/>
    <w:link w:val="ListParagraphChar"/>
    <w:uiPriority w:val="34"/>
    <w:qFormat/>
    <w:rsid w:val="008F18FA"/>
    <w:pPr>
      <w:ind w:left="720"/>
      <w:contextualSpacing/>
    </w:pPr>
  </w:style>
  <w:style w:type="character" w:styleId="FootnoteReference">
    <w:name w:val="footnote reference"/>
    <w:basedOn w:val="DefaultParagraphFont"/>
    <w:semiHidden/>
    <w:unhideWhenUsed/>
    <w:rsid w:val="008F18FA"/>
    <w:rPr>
      <w:vertAlign w:val="superscript"/>
    </w:rPr>
  </w:style>
  <w:style w:type="character" w:customStyle="1" w:styleId="ListParagraphChar">
    <w:name w:val="List Paragraph Char"/>
    <w:aliases w:val="Citation List Char,List Paragraph (numbered (a)) Char,Use Case List Paragraph Char,OBC Bullet Char,List Paragraph11 Char,Normal numbered Char,List_Paragraph Char,Multilevel para_II Char,List Paragraph1 Char"/>
    <w:basedOn w:val="DefaultParagraphFont"/>
    <w:link w:val="ListParagraph"/>
    <w:uiPriority w:val="34"/>
    <w:locked/>
    <w:rsid w:val="008F18FA"/>
  </w:style>
  <w:style w:type="paragraph" w:styleId="FootnoteText">
    <w:name w:val="footnote text"/>
    <w:basedOn w:val="Normal"/>
    <w:link w:val="FootnoteTextChar"/>
    <w:uiPriority w:val="99"/>
    <w:semiHidden/>
    <w:unhideWhenUsed/>
    <w:rsid w:val="008F18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18FA"/>
    <w:rPr>
      <w:sz w:val="20"/>
      <w:szCs w:val="20"/>
    </w:rPr>
  </w:style>
  <w:style w:type="paragraph" w:customStyle="1" w:styleId="ParagraphNumbering">
    <w:name w:val="Paragraph Numbering"/>
    <w:basedOn w:val="Normal"/>
    <w:rsid w:val="008F18FA"/>
    <w:pPr>
      <w:widowControl/>
      <w:numPr>
        <w:numId w:val="3"/>
      </w:numPr>
      <w:spacing w:after="240"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8F18FA"/>
    <w:pPr>
      <w:spacing w:after="120"/>
      <w:ind w:left="360"/>
    </w:pPr>
  </w:style>
  <w:style w:type="character" w:customStyle="1" w:styleId="BodyTextIndentChar">
    <w:name w:val="Body Text Indent Char"/>
    <w:basedOn w:val="DefaultParagraphFont"/>
    <w:link w:val="BodyTextIndent"/>
    <w:uiPriority w:val="99"/>
    <w:semiHidden/>
    <w:rsid w:val="008F18FA"/>
  </w:style>
  <w:style w:type="paragraph" w:styleId="Header">
    <w:name w:val="header"/>
    <w:basedOn w:val="Normal"/>
    <w:link w:val="HeaderChar"/>
    <w:uiPriority w:val="99"/>
    <w:unhideWhenUsed/>
    <w:rsid w:val="00DB7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E8E"/>
  </w:style>
  <w:style w:type="paragraph" w:styleId="Footer">
    <w:name w:val="footer"/>
    <w:basedOn w:val="Normal"/>
    <w:link w:val="FooterChar"/>
    <w:uiPriority w:val="99"/>
    <w:unhideWhenUsed/>
    <w:rsid w:val="00DB7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E8E"/>
  </w:style>
  <w:style w:type="character" w:customStyle="1" w:styleId="Heading3Char">
    <w:name w:val="Heading 3 Char"/>
    <w:basedOn w:val="DefaultParagraphFont"/>
    <w:link w:val="Heading3"/>
    <w:uiPriority w:val="9"/>
    <w:rsid w:val="001D344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D3440"/>
    <w:rPr>
      <w:b/>
      <w:bCs/>
    </w:rPr>
  </w:style>
  <w:style w:type="character" w:customStyle="1" w:styleId="apple-converted-space">
    <w:name w:val="apple-converted-space"/>
    <w:basedOn w:val="DefaultParagraphFont"/>
    <w:rsid w:val="001D3440"/>
  </w:style>
  <w:style w:type="paragraph" w:styleId="BalloonText">
    <w:name w:val="Balloon Text"/>
    <w:basedOn w:val="Normal"/>
    <w:link w:val="BalloonTextChar"/>
    <w:uiPriority w:val="99"/>
    <w:semiHidden/>
    <w:unhideWhenUsed/>
    <w:rsid w:val="00BD62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278"/>
    <w:rPr>
      <w:rFonts w:ascii="Segoe UI" w:hAnsi="Segoe UI" w:cs="Segoe UI"/>
      <w:sz w:val="18"/>
      <w:szCs w:val="18"/>
    </w:rPr>
  </w:style>
  <w:style w:type="character" w:styleId="CommentReference">
    <w:name w:val="annotation reference"/>
    <w:basedOn w:val="DefaultParagraphFont"/>
    <w:uiPriority w:val="99"/>
    <w:semiHidden/>
    <w:unhideWhenUsed/>
    <w:rsid w:val="00237D34"/>
    <w:rPr>
      <w:sz w:val="16"/>
      <w:szCs w:val="16"/>
    </w:rPr>
  </w:style>
  <w:style w:type="paragraph" w:styleId="CommentText">
    <w:name w:val="annotation text"/>
    <w:basedOn w:val="Normal"/>
    <w:link w:val="CommentTextChar"/>
    <w:uiPriority w:val="99"/>
    <w:unhideWhenUsed/>
    <w:rsid w:val="00237D34"/>
    <w:pPr>
      <w:spacing w:line="240" w:lineRule="auto"/>
    </w:pPr>
    <w:rPr>
      <w:sz w:val="20"/>
      <w:szCs w:val="20"/>
    </w:rPr>
  </w:style>
  <w:style w:type="character" w:customStyle="1" w:styleId="CommentTextChar">
    <w:name w:val="Comment Text Char"/>
    <w:basedOn w:val="DefaultParagraphFont"/>
    <w:link w:val="CommentText"/>
    <w:uiPriority w:val="99"/>
    <w:rsid w:val="00237D34"/>
    <w:rPr>
      <w:sz w:val="20"/>
      <w:szCs w:val="20"/>
    </w:rPr>
  </w:style>
  <w:style w:type="paragraph" w:styleId="CommentSubject">
    <w:name w:val="annotation subject"/>
    <w:basedOn w:val="CommentText"/>
    <w:next w:val="CommentText"/>
    <w:link w:val="CommentSubjectChar"/>
    <w:uiPriority w:val="99"/>
    <w:semiHidden/>
    <w:unhideWhenUsed/>
    <w:rsid w:val="00237D34"/>
    <w:rPr>
      <w:b/>
      <w:bCs/>
    </w:rPr>
  </w:style>
  <w:style w:type="character" w:customStyle="1" w:styleId="CommentSubjectChar">
    <w:name w:val="Comment Subject Char"/>
    <w:basedOn w:val="CommentTextChar"/>
    <w:link w:val="CommentSubject"/>
    <w:uiPriority w:val="99"/>
    <w:semiHidden/>
    <w:rsid w:val="00237D34"/>
    <w:rPr>
      <w:b/>
      <w:bCs/>
      <w:sz w:val="20"/>
      <w:szCs w:val="20"/>
    </w:rPr>
  </w:style>
  <w:style w:type="table" w:styleId="TableGrid">
    <w:name w:val="Table Grid"/>
    <w:basedOn w:val="TableNormal"/>
    <w:uiPriority w:val="39"/>
    <w:rsid w:val="00234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D5DF7"/>
    <w:pPr>
      <w:spacing w:after="0" w:line="240" w:lineRule="auto"/>
    </w:pPr>
  </w:style>
  <w:style w:type="paragraph" w:styleId="EndnoteText">
    <w:name w:val="endnote text"/>
    <w:basedOn w:val="Normal"/>
    <w:link w:val="EndnoteTextChar"/>
    <w:uiPriority w:val="99"/>
    <w:semiHidden/>
    <w:unhideWhenUsed/>
    <w:rsid w:val="00E846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4629"/>
    <w:rPr>
      <w:sz w:val="20"/>
      <w:szCs w:val="20"/>
    </w:rPr>
  </w:style>
  <w:style w:type="character" w:styleId="EndnoteReference">
    <w:name w:val="endnote reference"/>
    <w:basedOn w:val="DefaultParagraphFont"/>
    <w:uiPriority w:val="99"/>
    <w:semiHidden/>
    <w:unhideWhenUsed/>
    <w:rsid w:val="00E846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82693">
      <w:bodyDiv w:val="1"/>
      <w:marLeft w:val="0"/>
      <w:marRight w:val="0"/>
      <w:marTop w:val="0"/>
      <w:marBottom w:val="0"/>
      <w:divBdr>
        <w:top w:val="none" w:sz="0" w:space="0" w:color="auto"/>
        <w:left w:val="none" w:sz="0" w:space="0" w:color="auto"/>
        <w:bottom w:val="none" w:sz="0" w:space="0" w:color="auto"/>
        <w:right w:val="none" w:sz="0" w:space="0" w:color="auto"/>
      </w:divBdr>
    </w:div>
    <w:div w:id="509762351">
      <w:bodyDiv w:val="1"/>
      <w:marLeft w:val="0"/>
      <w:marRight w:val="0"/>
      <w:marTop w:val="0"/>
      <w:marBottom w:val="0"/>
      <w:divBdr>
        <w:top w:val="none" w:sz="0" w:space="0" w:color="auto"/>
        <w:left w:val="none" w:sz="0" w:space="0" w:color="auto"/>
        <w:bottom w:val="none" w:sz="0" w:space="0" w:color="auto"/>
        <w:right w:val="none" w:sz="0" w:space="0" w:color="auto"/>
      </w:divBdr>
    </w:div>
    <w:div w:id="196623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CB40D-72D1-44AA-B524-B1B7A3FD6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Zebaze Djiofack</dc:creator>
  <cp:keywords/>
  <dc:description/>
  <cp:lastModifiedBy>arend Kouwenaar</cp:lastModifiedBy>
  <cp:revision>7</cp:revision>
  <cp:lastPrinted>2023-11-30T20:02:00Z</cp:lastPrinted>
  <dcterms:created xsi:type="dcterms:W3CDTF">2024-08-13T22:10:00Z</dcterms:created>
  <dcterms:modified xsi:type="dcterms:W3CDTF">2024-08-13T22:44:00Z</dcterms:modified>
</cp:coreProperties>
</file>